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0C00" w:rsidP="00910C00" w:rsidRDefault="00910C00" w14:paraId="49534333" w14:textId="77777777">
      <w:pPr>
        <w:pStyle w:val="TOCTitle"/>
      </w:pPr>
      <w:bookmarkStart w:name="_Hlk177553939" w:id="0"/>
      <w:bookmarkStart w:name="_Hlk524696943" w:id="1"/>
    </w:p>
    <w:p w:rsidRPr="00C05D01" w:rsidR="00AE17E2" w:rsidP="00AE17E2" w:rsidRDefault="00AE17E2" w14:paraId="6042165F" w14:textId="77777777">
      <w:pPr>
        <w:pStyle w:val="Title"/>
        <w:spacing w:before="2040"/>
        <w:ind w:firstLine="720"/>
        <w:jc w:val="center"/>
        <w:rPr>
          <w:rStyle w:val="BookTitle"/>
          <w:rFonts w:ascii="Arial" w:hAnsi="Arial" w:cs="Arial"/>
        </w:rPr>
      </w:pPr>
      <w:r>
        <w:rPr>
          <w:rStyle w:val="BookTitle"/>
          <w:rFonts w:ascii="Arial" w:hAnsi="Arial" w:cs="Arial"/>
        </w:rPr>
        <w:t>ATTACHMENT</w:t>
      </w:r>
    </w:p>
    <w:p w:rsidRPr="00C05D01" w:rsidR="00456DCF" w:rsidP="00456DCF" w:rsidRDefault="00456DCF" w14:paraId="1EE2BDBE" w14:textId="7EC0FCA2">
      <w:pPr>
        <w:pStyle w:val="Title"/>
        <w:spacing w:before="2040"/>
        <w:ind w:firstLine="720"/>
        <w:jc w:val="center"/>
        <w:rPr>
          <w:rStyle w:val="BookTitle"/>
          <w:rFonts w:ascii="Arial" w:hAnsi="Arial" w:cs="Arial"/>
        </w:rPr>
      </w:pPr>
      <w:r w:rsidRPr="00C05D01">
        <w:rPr>
          <w:rStyle w:val="BookTitle"/>
          <w:rFonts w:ascii="Arial" w:hAnsi="Arial" w:cs="Arial"/>
        </w:rPr>
        <w:fldChar w:fldCharType="begin"/>
      </w:r>
      <w:r w:rsidRPr="00C05D01">
        <w:rPr>
          <w:rStyle w:val="BookTitle"/>
          <w:rFonts w:ascii="Arial" w:hAnsi="Arial" w:cs="Arial"/>
        </w:rPr>
        <w:instrText xml:space="preserve"> TITLE  "EPAC Material Exception Process" \* Upper  \* MERGEFORMAT </w:instrText>
      </w:r>
      <w:r w:rsidRPr="00C05D01">
        <w:rPr>
          <w:rStyle w:val="BookTitle"/>
          <w:rFonts w:ascii="Arial" w:hAnsi="Arial" w:cs="Arial"/>
        </w:rPr>
        <w:fldChar w:fldCharType="separate"/>
      </w:r>
      <w:r w:rsidRPr="00C05D01">
        <w:rPr>
          <w:rStyle w:val="BookTitle"/>
          <w:rFonts w:ascii="Arial" w:hAnsi="Arial" w:cs="Arial"/>
        </w:rPr>
        <w:t>EPAC MATERIAL</w:t>
      </w:r>
      <w:r>
        <w:rPr>
          <w:rStyle w:val="BookTitle"/>
          <w:rFonts w:ascii="Arial" w:hAnsi="Arial" w:cs="Arial"/>
        </w:rPr>
        <w:t xml:space="preserve"> ORDER</w:t>
      </w:r>
      <w:r w:rsidRPr="00C05D01">
        <w:rPr>
          <w:rStyle w:val="BookTitle"/>
          <w:rFonts w:ascii="Arial" w:hAnsi="Arial" w:cs="Arial"/>
        </w:rPr>
        <w:t xml:space="preserve"> EXCEPTION PROCESS</w:t>
      </w:r>
      <w:r w:rsidRPr="00C05D01">
        <w:rPr>
          <w:rStyle w:val="BookTitle"/>
          <w:rFonts w:ascii="Arial" w:hAnsi="Arial" w:cs="Arial"/>
        </w:rPr>
        <w:fldChar w:fldCharType="end"/>
      </w:r>
      <w:r>
        <w:rPr>
          <w:rStyle w:val="BookTitle"/>
          <w:rFonts w:ascii="Arial" w:hAnsi="Arial" w:cs="Arial"/>
        </w:rPr>
        <w:t xml:space="preserve"> REQUEST FORM</w:t>
      </w:r>
      <w:r w:rsidR="00AE17E2">
        <w:rPr>
          <w:rStyle w:val="BookTitle"/>
          <w:rFonts w:ascii="Arial" w:hAnsi="Arial" w:cs="Arial"/>
        </w:rPr>
        <w:t xml:space="preserve"> for Authorization</w:t>
      </w:r>
    </w:p>
    <w:p w:rsidR="00456DCF" w:rsidP="00456DCF" w:rsidRDefault="00456DCF" w14:paraId="3E37E0A8" w14:textId="77777777">
      <w:pPr>
        <w:pStyle w:val="owner"/>
        <w:spacing w:before="0"/>
      </w:pPr>
      <w:r>
        <w:t xml:space="preserve">Owners: </w:t>
      </w:r>
    </w:p>
    <w:p w:rsidR="00456DCF" w:rsidP="00456DCF" w:rsidRDefault="00456DCF" w14:paraId="00B25617" w14:textId="77777777">
      <w:pPr>
        <w:pStyle w:val="owner"/>
        <w:spacing w:before="0"/>
      </w:pPr>
    </w:p>
    <w:p w:rsidR="00456DCF" w:rsidP="00456DCF" w:rsidRDefault="00456DCF" w14:paraId="549D67A7" w14:textId="77777777">
      <w:pPr>
        <w:pStyle w:val="owner"/>
        <w:spacing w:before="0"/>
      </w:pPr>
      <w:r>
        <w:t>Paul Melzen</w:t>
      </w:r>
    </w:p>
    <w:p w:rsidR="00456DCF" w:rsidP="00456DCF" w:rsidRDefault="00456DCF" w14:paraId="359E4D75" w14:textId="77777777">
      <w:pPr>
        <w:pStyle w:val="owner"/>
        <w:spacing w:before="0"/>
      </w:pPr>
      <w:r>
        <w:t>Director, Substation Design – Substation Design Leadership</w:t>
      </w:r>
    </w:p>
    <w:p w:rsidR="00456DCF" w:rsidP="00456DCF" w:rsidRDefault="00456DCF" w14:paraId="150E5401" w14:textId="77777777">
      <w:pPr>
        <w:pStyle w:val="owner"/>
        <w:spacing w:before="0"/>
      </w:pPr>
    </w:p>
    <w:p w:rsidR="00456DCF" w:rsidP="00456DCF" w:rsidRDefault="00456DCF" w14:paraId="61B95D50" w14:textId="77777777">
      <w:pPr>
        <w:pStyle w:val="owner"/>
        <w:spacing w:before="0"/>
      </w:pPr>
      <w:r>
        <w:fldChar w:fldCharType="begin"/>
      </w:r>
      <w:r>
        <w:instrText>DOCPROPERTY  Owner  \* MERGEFORMAT</w:instrText>
      </w:r>
      <w:r>
        <w:fldChar w:fldCharType="separate"/>
      </w:r>
      <w:r>
        <w:t>Helen M. Taylor</w:t>
      </w:r>
      <w:r>
        <w:fldChar w:fldCharType="end"/>
      </w:r>
    </w:p>
    <w:p w:rsidR="00456DCF" w:rsidP="00456DCF" w:rsidRDefault="00456DCF" w14:paraId="1F3DB3AF" w14:textId="77777777">
      <w:pPr>
        <w:pStyle w:val="owner"/>
        <w:spacing w:before="0"/>
      </w:pPr>
      <w:r>
        <w:t>Project Solutions Manager</w:t>
      </w:r>
      <w:r>
        <w:br/>
      </w:r>
    </w:p>
    <w:p w:rsidRPr="00013A22" w:rsidR="00456DCF" w:rsidP="00456DCF" w:rsidRDefault="00456DCF" w14:paraId="1D231073" w14:textId="7873F3AF">
      <w:pPr>
        <w:pStyle w:val="owner"/>
        <w:spacing w:before="0"/>
      </w:pPr>
      <w:r>
        <w:t>DATE: Ju</w:t>
      </w:r>
      <w:r w:rsidR="2C1BBF58">
        <w:t xml:space="preserve">ly </w:t>
      </w:r>
      <w:r>
        <w:t>2025</w:t>
      </w:r>
    </w:p>
    <w:p w:rsidR="00456DCF" w:rsidP="00456DCF" w:rsidRDefault="00456DCF" w14:paraId="653AD761" w14:textId="77777777">
      <w:pPr>
        <w:pStyle w:val="DocControlTitle"/>
        <w:spacing w:before="120" w:after="120"/>
      </w:pPr>
    </w:p>
    <w:p w:rsidRPr="003E591A" w:rsidR="00005CC7" w:rsidP="00005CC7" w:rsidRDefault="003E591A" w14:paraId="2628562F" w14:textId="73355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eastAsiaTheme="majorEastAsia"/>
          <w:b/>
          <w:bCs/>
          <w:spacing w:val="5"/>
          <w:kern w:val="28"/>
          <w:sz w:val="20"/>
          <w:szCs w:val="20"/>
          <w:u w:val="single"/>
        </w:rPr>
      </w:pPr>
      <w:r w:rsidRPr="003E591A">
        <w:rPr>
          <w:rFonts w:ascii="Arial" w:hAnsi="Arial" w:cs="Arial" w:eastAsiaTheme="majorEastAsia"/>
          <w:b/>
          <w:bCs/>
          <w:spacing w:val="5"/>
          <w:kern w:val="28"/>
          <w:u w:val="single"/>
        </w:rPr>
        <w:t>Note: This is an a</w:t>
      </w:r>
      <w:r w:rsidRPr="003E591A" w:rsidR="00AE17E2">
        <w:rPr>
          <w:rFonts w:ascii="Arial" w:hAnsi="Arial" w:cs="Arial" w:eastAsiaTheme="majorEastAsia"/>
          <w:b/>
          <w:bCs/>
          <w:spacing w:val="5"/>
          <w:kern w:val="28"/>
          <w:u w:val="single"/>
        </w:rPr>
        <w:t>ttachment to the</w:t>
      </w:r>
      <w:r w:rsidRPr="003E591A" w:rsidR="00005CC7">
        <w:rPr>
          <w:rFonts w:ascii="Arial" w:hAnsi="Arial" w:cs="Arial" w:eastAsiaTheme="majorEastAsia"/>
          <w:b/>
          <w:bCs/>
          <w:spacing w:val="5"/>
          <w:kern w:val="28"/>
          <w:u w:val="single"/>
        </w:rPr>
        <w:t xml:space="preserve"> Material Order Exception Form Process</w:t>
      </w:r>
    </w:p>
    <w:p w:rsidR="00546CC9" w:rsidP="00C05D01" w:rsidRDefault="00546CC9" w14:paraId="3F6902B6" w14:textId="77777777">
      <w:pPr>
        <w:rPr>
          <w:rFonts w:ascii="Arial" w:hAnsi="Arial" w:cs="Arial" w:eastAsiaTheme="majorEastAsia"/>
          <w:sz w:val="28"/>
          <w:szCs w:val="52"/>
        </w:rPr>
      </w:pPr>
    </w:p>
    <w:p w:rsidRPr="00C05D01" w:rsidR="00546CC9" w:rsidP="00C05D01" w:rsidRDefault="00546CC9" w14:paraId="7DF8BD05" w14:textId="3C95EECE">
      <w:pPr>
        <w:rPr>
          <w:rFonts w:ascii="Arial" w:hAnsi="Arial" w:cs="Arial" w:eastAsiaTheme="majorEastAsia"/>
          <w:sz w:val="28"/>
          <w:szCs w:val="52"/>
        </w:rPr>
        <w:sectPr w:rsidRPr="00C05D01" w:rsidR="00546CC9" w:rsidSect="007260B7">
          <w:headerReference w:type="default" r:id="rId11"/>
          <w:footerReference w:type="default" r:id="rId12"/>
          <w:pgSz w:w="12240" w:h="15840" w:orient="portrait" w:code="1"/>
          <w:pgMar w:top="1440" w:right="1440" w:bottom="1440" w:left="1440" w:header="576" w:footer="720" w:gutter="0"/>
          <w:cols w:space="720"/>
          <w:docGrid w:linePitch="360"/>
        </w:sectPr>
      </w:pPr>
    </w:p>
    <w:p w:rsidRPr="00673B42" w:rsidR="00406B18" w:rsidP="00F357CC" w:rsidRDefault="00633F08" w14:paraId="1B708688" w14:textId="4A4D46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eastAsiaTheme="majorEastAsia"/>
          <w:b/>
          <w:spacing w:val="5"/>
          <w:kern w:val="28"/>
          <w:sz w:val="24"/>
          <w:szCs w:val="52"/>
          <w:u w:val="single"/>
        </w:rPr>
      </w:pPr>
      <w:r>
        <w:rPr>
          <w:rFonts w:ascii="Arial" w:hAnsi="Arial" w:cs="Arial" w:eastAsiaTheme="majorEastAsia"/>
          <w:b/>
          <w:spacing w:val="5"/>
          <w:kern w:val="28"/>
          <w:sz w:val="28"/>
          <w:szCs w:val="52"/>
          <w:u w:val="single"/>
        </w:rPr>
        <w:t>Material Order</w:t>
      </w:r>
      <w:r w:rsidR="00546B24">
        <w:rPr>
          <w:rFonts w:ascii="Arial" w:hAnsi="Arial" w:cs="Arial" w:eastAsiaTheme="majorEastAsia"/>
          <w:b/>
          <w:spacing w:val="5"/>
          <w:kern w:val="28"/>
          <w:sz w:val="28"/>
          <w:szCs w:val="52"/>
          <w:u w:val="single"/>
        </w:rPr>
        <w:t xml:space="preserve"> </w:t>
      </w:r>
      <w:r w:rsidR="004F357A">
        <w:rPr>
          <w:rFonts w:ascii="Arial" w:hAnsi="Arial" w:cs="Arial" w:eastAsiaTheme="majorEastAsia"/>
          <w:b/>
          <w:spacing w:val="5"/>
          <w:kern w:val="28"/>
          <w:sz w:val="28"/>
          <w:szCs w:val="52"/>
          <w:u w:val="single"/>
        </w:rPr>
        <w:t>Exception</w:t>
      </w:r>
      <w:r>
        <w:rPr>
          <w:rFonts w:ascii="Arial" w:hAnsi="Arial" w:cs="Arial" w:eastAsiaTheme="majorEastAsia"/>
          <w:b/>
          <w:spacing w:val="5"/>
          <w:kern w:val="28"/>
          <w:sz w:val="28"/>
          <w:szCs w:val="52"/>
          <w:u w:val="single"/>
        </w:rPr>
        <w:t xml:space="preserve"> </w:t>
      </w:r>
      <w:r w:rsidR="003737F3">
        <w:rPr>
          <w:rFonts w:ascii="Arial" w:hAnsi="Arial" w:cs="Arial" w:eastAsiaTheme="majorEastAsia"/>
          <w:b/>
          <w:spacing w:val="5"/>
          <w:kern w:val="28"/>
          <w:sz w:val="28"/>
          <w:szCs w:val="52"/>
          <w:u w:val="single"/>
        </w:rPr>
        <w:t xml:space="preserve">Request </w:t>
      </w:r>
      <w:r>
        <w:rPr>
          <w:rFonts w:ascii="Arial" w:hAnsi="Arial" w:cs="Arial" w:eastAsiaTheme="majorEastAsia"/>
          <w:b/>
          <w:spacing w:val="5"/>
          <w:kern w:val="28"/>
          <w:sz w:val="28"/>
          <w:szCs w:val="52"/>
          <w:u w:val="single"/>
        </w:rPr>
        <w:t>Form</w:t>
      </w:r>
      <w:bookmarkEnd w:id="0"/>
    </w:p>
    <w:p w:rsidRPr="007D7273" w:rsidR="005F5BC1" w:rsidP="00F357CC" w:rsidRDefault="005B1098" w14:paraId="1B708689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eastAsiaTheme="majorEastAsia"/>
          <w:i/>
          <w:color w:val="FF0000"/>
          <w:spacing w:val="5"/>
          <w:kern w:val="28"/>
          <w:szCs w:val="24"/>
        </w:rPr>
      </w:pPr>
      <w:r>
        <w:rPr>
          <w:rFonts w:ascii="Arial" w:hAnsi="Arial" w:cs="Arial" w:eastAsiaTheme="majorEastAsia"/>
          <w:i/>
          <w:spacing w:val="5"/>
          <w:kern w:val="28"/>
          <w:sz w:val="24"/>
          <w:szCs w:val="52"/>
        </w:rPr>
        <w:t>(Material Orders Requested Prior to Preliminary Design/Full Funding)</w:t>
      </w:r>
      <w:r w:rsidRPr="007D7273" w:rsidR="00350226">
        <w:rPr>
          <w:rFonts w:ascii="Arial" w:hAnsi="Arial" w:cs="Arial" w:eastAsiaTheme="majorEastAsia"/>
          <w:i/>
          <w:color w:val="FF0000"/>
          <w:spacing w:val="5"/>
          <w:kern w:val="28"/>
          <w:szCs w:val="24"/>
        </w:rPr>
        <w:t xml:space="preserve"> </w:t>
      </w:r>
    </w:p>
    <w:bookmarkEnd w:id="1"/>
    <w:p w:rsidRPr="00402294" w:rsidR="0068642D" w:rsidP="0068642D" w:rsidRDefault="0068642D" w14:paraId="1B70868A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tbl>
      <w:tblPr>
        <w:tblW w:w="1116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15" w:type="dxa"/>
          <w:right w:w="0" w:type="dxa"/>
        </w:tblCellMar>
        <w:tblLook w:val="01E0" w:firstRow="1" w:lastRow="1" w:firstColumn="1" w:lastColumn="1" w:noHBand="0" w:noVBand="0"/>
      </w:tblPr>
      <w:tblGrid>
        <w:gridCol w:w="5580"/>
        <w:gridCol w:w="5580"/>
      </w:tblGrid>
      <w:tr w:rsidRPr="006C7011" w:rsidR="006D5F34" w:rsidTr="38587A3F" w14:paraId="1B70868D" w14:textId="77777777">
        <w:trPr>
          <w:trHeight w:val="360" w:hRule="exact"/>
        </w:trPr>
        <w:tc>
          <w:tcPr>
            <w:tcW w:w="5580" w:type="dxa"/>
            <w:tcMar/>
            <w:vAlign w:val="center"/>
          </w:tcPr>
          <w:p w:rsidRPr="006C7011" w:rsidR="006D5F34" w:rsidP="38587A3F" w:rsidRDefault="006D5F34" w14:paraId="1B70868B" w14:textId="00F11ECE">
            <w:pPr>
              <w:spacing w:after="0"/>
            </w:pPr>
            <w:r w:rsidRPr="38587A3F" w:rsidR="53944CEF">
              <w:rPr>
                <w:b w:val="1"/>
                <w:bCs w:val="1"/>
              </w:rPr>
              <w:t>Date Prepared:</w:t>
            </w:r>
            <w:r w:rsidRPr="38587A3F" w:rsidR="1593E537">
              <w:rPr>
                <w:b w:val="1"/>
                <w:bCs w:val="1"/>
              </w:rPr>
              <w:t xml:space="preserve"> </w:t>
            </w:r>
            <w:sdt>
              <w:sdtPr>
                <w:id w:val="-2019071508"/>
                <w:text/>
                <w:alias w:val="DatePrepared"/>
                <w:tag w:val="DatePrepared"/>
                <w:placeholder>
                  <w:docPart w:val="3D74E0BF36534CB8825C66667E2AFBE7"/>
                </w:placeholder>
              </w:sdtPr>
              <w:sdtContent>
                <w:r w:rsidR="2AAAD450">
                  <w:rPr/>
                  <w:t>0</w:t>
                </w:r>
                <w:r w:rsidR="4BBB365D">
                  <w:rPr/>
                  <w:t>1/15/2026</w:t>
                </w:r>
              </w:sdtContent>
            </w:sdt>
          </w:p>
        </w:tc>
        <w:tc>
          <w:tcPr>
            <w:tcW w:w="5580" w:type="dxa"/>
            <w:tcMar/>
            <w:vAlign w:val="center"/>
          </w:tcPr>
          <w:p w:rsidRPr="006C7011" w:rsidR="006D5F34" w:rsidP="00A16DD6" w:rsidRDefault="006D5F34" w14:paraId="1B70868C" w14:textId="0DC5F436">
            <w:pPr>
              <w:spacing w:after="0"/>
              <w:rPr>
                <w:rFonts w:cstheme="minorHAnsi"/>
                <w:b/>
              </w:rPr>
            </w:pPr>
            <w:r w:rsidRPr="006C7011">
              <w:rPr>
                <w:rFonts w:cstheme="minorHAnsi"/>
                <w:b/>
              </w:rPr>
              <w:t>Project Title:</w:t>
            </w:r>
            <w:r w:rsidRPr="006C7011" w:rsidR="00A03CC4">
              <w:rPr>
                <w:rFonts w:cstheme="minorHAnsi"/>
                <w:b/>
              </w:rPr>
              <w:t xml:space="preserve">  </w:t>
            </w:r>
            <w:sdt>
              <w:sdtPr>
                <w:rPr>
                  <w:rFonts w:cstheme="minorHAnsi"/>
                  <w:b/>
                  <w:bCs/>
                </w:rPr>
                <w:alias w:val="ProjectTitle"/>
                <w:tag w:val="ProjectTitle"/>
                <w:id w:val="423695714"/>
                <w:placeholder>
                  <w:docPart w:val="DefaultPlaceholder_-1854013440"/>
                </w:placeholder>
                <w:text/>
              </w:sdtPr>
              <w:sdtContent>
                <w:r w:rsidRPr="00E86A25" w:rsidR="00A03CC4">
                  <w:rPr>
                    <w:rFonts w:cstheme="minorHAnsi"/>
                    <w:b/>
                    <w:bCs/>
                  </w:rPr>
                  <w:t>Hyde Park BESS</w:t>
                </w:r>
              </w:sdtContent>
            </w:sdt>
          </w:p>
        </w:tc>
      </w:tr>
      <w:tr w:rsidRPr="006C7011" w:rsidR="006D5F34" w:rsidTr="38587A3F" w14:paraId="1B708690" w14:textId="77777777">
        <w:trPr>
          <w:trHeight w:val="640" w:hRule="exact"/>
        </w:trPr>
        <w:tc>
          <w:tcPr>
            <w:tcW w:w="5580" w:type="dxa"/>
            <w:tcMar/>
            <w:vAlign w:val="center"/>
          </w:tcPr>
          <w:p w:rsidRPr="006C7011" w:rsidR="006D5F34" w:rsidP="71322E1D" w:rsidRDefault="359A88DB" w14:paraId="1B70868E" w14:textId="01859FC5">
            <w:pPr>
              <w:spacing w:after="0"/>
              <w:rPr>
                <w:b/>
                <w:bCs/>
              </w:rPr>
            </w:pPr>
            <w:r w:rsidRPr="11972E09">
              <w:rPr>
                <w:b/>
                <w:bCs/>
              </w:rPr>
              <w:t>Company/</w:t>
            </w:r>
            <w:proofErr w:type="spellStart"/>
            <w:r w:rsidRPr="11972E09">
              <w:rPr>
                <w:b/>
                <w:bCs/>
              </w:rPr>
              <w:t>ies</w:t>
            </w:r>
            <w:proofErr w:type="spellEnd"/>
            <w:r w:rsidRPr="11972E09">
              <w:rPr>
                <w:b/>
                <w:bCs/>
              </w:rPr>
              <w:t>:</w:t>
            </w:r>
            <w:r w:rsidRPr="11972E09" w:rsidR="5771967D">
              <w:rPr>
                <w:b/>
                <w:bCs/>
              </w:rPr>
              <w:t xml:space="preserve"> </w:t>
            </w:r>
            <w:sdt>
              <w:sdtPr>
                <w:rPr>
                  <w:rFonts w:eastAsia="Calibri"/>
                </w:rPr>
                <w:alias w:val="Company"/>
                <w:tag w:val="Company"/>
                <w:id w:val="-213580319"/>
                <w:placeholder>
                  <w:docPart w:val="564E4C649AB54CD1B3EB133AC02D08DF"/>
                </w:placeholder>
                <w:dropDownList>
                  <w:listItem w:value="Choose an item"/>
                  <w:listItem w:displayText="Eversource CT" w:value="Eversource CT"/>
                  <w:listItem w:displayText="Eversource EMA" w:value="Eversource EMA"/>
                  <w:listItem w:displayText="Eversource NH" w:value="Eversource NH"/>
                  <w:listItem w:displayText="Eversource WMA" w:value="Eversource WMA"/>
                </w:dropDownList>
              </w:sdtPr>
              <w:sdtEndPr>
                <w:rPr>
                  <w:b/>
                  <w:bCs/>
                </w:rPr>
              </w:sdtEndPr>
              <w:sdtContent>
                <w:r w:rsidRPr="11972E09" w:rsidR="5A3D337A">
                  <w:rPr>
                    <w:rFonts w:eastAsia="Calibri"/>
                  </w:rPr>
                  <w:t xml:space="preserve">Eversource </w:t>
                </w:r>
                <w:r w:rsidRPr="11972E09" w:rsidR="7F150F49">
                  <w:rPr>
                    <w:rFonts w:eastAsia="Calibri"/>
                  </w:rPr>
                  <w:t>EMA</w:t>
                </w:r>
              </w:sdtContent>
            </w:sdt>
            <w:r w:rsidRPr="11972E09" w:rsidR="5771967D">
              <w:rPr>
                <w:b/>
                <w:bCs/>
              </w:rPr>
              <w:t xml:space="preserve"> </w:t>
            </w:r>
          </w:p>
        </w:tc>
        <w:tc>
          <w:tcPr>
            <w:tcW w:w="5580" w:type="dxa"/>
            <w:tcMar/>
            <w:vAlign w:val="center"/>
          </w:tcPr>
          <w:p w:rsidRPr="006C7011" w:rsidR="006D5F34" w:rsidP="00AA2000" w:rsidRDefault="006D5F34" w14:paraId="1B70868F" w14:textId="78486E8C">
            <w:pPr>
              <w:spacing w:after="0"/>
              <w:rPr>
                <w:rFonts w:cstheme="minorHAnsi"/>
              </w:rPr>
            </w:pPr>
            <w:r w:rsidRPr="006C7011">
              <w:rPr>
                <w:rFonts w:cstheme="minorHAnsi"/>
                <w:b/>
                <w:bCs/>
              </w:rPr>
              <w:t>Project ID Number:</w:t>
            </w:r>
            <w:r w:rsidRPr="006C7011" w:rsidR="00214F99">
              <w:rPr>
                <w:rFonts w:cstheme="minorHAnsi"/>
                <w:b/>
                <w:bCs/>
              </w:rPr>
              <w:t xml:space="preserve"> </w:t>
            </w:r>
            <w:sdt>
              <w:sdtPr>
                <w:rPr>
                  <w:rFonts w:cstheme="minorHAnsi"/>
                  <w:b/>
                  <w:bCs/>
                </w:rPr>
                <w:alias w:val="ID"/>
                <w:tag w:val="ID"/>
                <w:id w:val="-1864038185"/>
                <w:placeholder>
                  <w:docPart w:val="A62F789E056645C5A9DAE80D9EFDC49E"/>
                </w:placeholder>
                <w:text/>
              </w:sdtPr>
              <w:sdtContent>
                <w:r w:rsidRPr="006C7011" w:rsidR="006C7011">
                  <w:rPr>
                    <w:rFonts w:cstheme="minorHAnsi"/>
                    <w:b/>
                    <w:bCs/>
                  </w:rPr>
                  <w:t>21334</w:t>
                </w:r>
              </w:sdtContent>
            </w:sdt>
          </w:p>
        </w:tc>
      </w:tr>
      <w:tr w:rsidRPr="006C7011" w:rsidR="00396D02" w:rsidTr="38587A3F" w14:paraId="1B708693" w14:textId="77777777">
        <w:trPr>
          <w:trHeight w:val="360" w:hRule="exact"/>
        </w:trPr>
        <w:tc>
          <w:tcPr>
            <w:tcW w:w="5580" w:type="dxa"/>
            <w:tcMar/>
            <w:vAlign w:val="center"/>
          </w:tcPr>
          <w:p w:rsidRPr="006C7011" w:rsidR="00396D02" w:rsidP="387CD307" w:rsidRDefault="04DD62A4" w14:paraId="1B708691" w14:textId="77A0B291">
            <w:pPr>
              <w:spacing w:after="0"/>
              <w:rPr>
                <w:b/>
                <w:bCs/>
              </w:rPr>
            </w:pPr>
            <w:r w:rsidRPr="387CD307">
              <w:rPr>
                <w:b/>
                <w:bCs/>
              </w:rPr>
              <w:t xml:space="preserve">Managing </w:t>
            </w:r>
            <w:r w:rsidRPr="387CD307" w:rsidR="38FCAAB5">
              <w:rPr>
                <w:b/>
                <w:bCs/>
              </w:rPr>
              <w:t xml:space="preserve">Organization: </w:t>
            </w:r>
            <w:r w:rsidRPr="387CD307" w:rsidR="14F9A789">
              <w:rPr>
                <w:rFonts w:eastAsia="Calibri"/>
              </w:rPr>
              <w:t xml:space="preserve"> </w:t>
            </w:r>
            <w:sdt>
              <w:sdtPr>
                <w:rPr>
                  <w:rFonts w:eastAsia="Calibri"/>
                </w:rPr>
                <w:alias w:val="Project Type"/>
                <w:tag w:val="Project Type"/>
                <w:id w:val="-702324568"/>
                <w:placeholder>
                  <w:docPart w:val="CC8F027E64594BB49B3F5A4E94D025D7"/>
                </w:placeholder>
                <w:showingPlcHdr/>
                <w15:color w:val="000000"/>
                <w:dropDownList>
                  <w:listItem w:value="Choose an item"/>
                  <w:listItem w:displayText="Project Mgt and Construction" w:value="Project Mgt and Construction"/>
                  <w:listItem w:displayText="Engineering" w:value="Engineering"/>
                  <w:listItem w:displayText="Operations" w:value="Operations"/>
                  <w:listItem w:displayText="Major Project Mgt" w:value="Major Project Mgt"/>
                  <w:listItem w:displayText="Grid Modernization" w:value="Grid Modernization"/>
                  <w:listItem w:displayText="Telecom" w:value="Telecom"/>
                  <w:listItem w:displayText="Distributed Energy Resources" w:value="Distributed Energy Resources"/>
                  <w:listItem w:displayText="Other" w:value="Other"/>
                </w:dropDownList>
              </w:sdtPr>
              <w:sdtEndPr>
                <w:rPr>
                  <w:b/>
                  <w:bCs/>
                </w:rPr>
              </w:sdtEndPr>
              <w:sdtContent>
                <w:r w:rsidRPr="387CD307" w:rsidR="14F9A789">
                  <w:rPr>
                    <w:rStyle w:val="PlaceholderText"/>
                    <w:color w:val="000000" w:themeColor="text1"/>
                  </w:rPr>
                  <w:t>Project Mgt and Construction</w:t>
                </w:r>
              </w:sdtContent>
            </w:sdt>
          </w:p>
        </w:tc>
        <w:tc>
          <w:tcPr>
            <w:tcW w:w="5580" w:type="dxa"/>
            <w:tcMar/>
            <w:vAlign w:val="center"/>
          </w:tcPr>
          <w:p w:rsidRPr="006C7011" w:rsidR="00396D02" w:rsidP="00A16DD6" w:rsidRDefault="00EF03AA" w14:paraId="1B708692" w14:textId="5C600EA1">
            <w:pPr>
              <w:spacing w:after="0"/>
              <w:rPr>
                <w:rFonts w:cstheme="minorHAnsi"/>
                <w:b/>
              </w:rPr>
            </w:pPr>
            <w:r w:rsidRPr="006C7011">
              <w:rPr>
                <w:rFonts w:cstheme="minorHAnsi"/>
                <w:b/>
              </w:rPr>
              <w:t>Class of Plant:</w:t>
            </w:r>
            <w:r w:rsidRPr="006C7011" w:rsidR="00214D7E">
              <w:rPr>
                <w:rFonts w:cstheme="minorHAnsi"/>
                <w:b/>
              </w:rPr>
              <w:t xml:space="preserve"> </w:t>
            </w:r>
            <w:sdt>
              <w:sdtPr>
                <w:rPr>
                  <w:rFonts w:eastAsia="Calibri" w:cstheme="minorHAnsi"/>
                </w:rPr>
                <w:alias w:val="Class of Plant"/>
                <w:tag w:val="Class of Plant"/>
                <w:id w:val="-2064237261"/>
                <w:placeholder>
                  <w:docPart w:val="48F144B37E0341DDB7BD7767E3CEC028"/>
                </w:placeholder>
                <w:showingPlcHdr/>
                <w15:color w:val="000000"/>
                <w:dropDownList>
                  <w:listItem w:value="Choose an item(s)"/>
                  <w:listItem w:displayText="D Line" w:value="D Line"/>
                  <w:listItem w:displayText="D SS" w:value="D SS"/>
                  <w:listItem w:displayText="T Line" w:value="T Line"/>
                  <w:listItem w:displayText="T SS" w:value="T SS"/>
                  <w:listItem w:displayText="Telecom - General Plant" w:value="Telecom - General Plant"/>
                  <w:listItem w:displayText="Other" w:value="Other"/>
                </w:dropDownList>
              </w:sdtPr>
              <w:sdtEndPr>
                <w:rPr>
                  <w:b/>
                </w:rPr>
              </w:sdtEndPr>
              <w:sdtContent>
                <w:r w:rsidRPr="006C7011" w:rsidR="00120AF8">
                  <w:rPr>
                    <w:rStyle w:val="PlaceholderText"/>
                    <w:rFonts w:cstheme="minorHAnsi"/>
                    <w:color w:val="000000" w:themeColor="text1"/>
                  </w:rPr>
                  <w:t>D SS</w:t>
                </w:r>
              </w:sdtContent>
            </w:sdt>
          </w:p>
        </w:tc>
      </w:tr>
      <w:tr w:rsidRPr="006C7011" w:rsidR="00396D02" w:rsidTr="38587A3F" w14:paraId="1B708696" w14:textId="77777777">
        <w:trPr>
          <w:trHeight w:val="360" w:hRule="exact"/>
        </w:trPr>
        <w:tc>
          <w:tcPr>
            <w:tcW w:w="5580" w:type="dxa"/>
            <w:tcMar/>
            <w:vAlign w:val="center"/>
          </w:tcPr>
          <w:p w:rsidRPr="006C7011" w:rsidR="00396D02" w:rsidP="2F021D75" w:rsidRDefault="6DF9D702" w14:paraId="1B708694" w14:textId="3B1B029F">
            <w:pPr>
              <w:spacing w:after="0"/>
              <w:rPr>
                <w:b/>
                <w:bCs/>
              </w:rPr>
            </w:pPr>
            <w:r w:rsidRPr="2F021D75">
              <w:rPr>
                <w:b/>
                <w:bCs/>
              </w:rPr>
              <w:t xml:space="preserve">Exception </w:t>
            </w:r>
            <w:r w:rsidRPr="2F021D75" w:rsidR="5673D98A">
              <w:rPr>
                <w:b/>
                <w:bCs/>
              </w:rPr>
              <w:t>Requestor</w:t>
            </w:r>
            <w:r w:rsidRPr="2F021D75" w:rsidR="1310831F">
              <w:rPr>
                <w:b/>
                <w:bCs/>
              </w:rPr>
              <w:t>:</w:t>
            </w:r>
            <w:r w:rsidRPr="2F021D75" w:rsidR="01E032DC">
              <w:rPr>
                <w:b/>
                <w:bCs/>
              </w:rPr>
              <w:t xml:space="preserve"> </w:t>
            </w:r>
            <w:r w:rsidRPr="2F021D75" w:rsidR="0A31A5A4">
              <w:rPr>
                <w:b/>
                <w:bCs/>
              </w:rPr>
              <w:t>Adam Kelley</w:t>
            </w:r>
          </w:p>
        </w:tc>
        <w:tc>
          <w:tcPr>
            <w:tcW w:w="5580" w:type="dxa"/>
            <w:tcMar/>
            <w:vAlign w:val="center"/>
          </w:tcPr>
          <w:p w:rsidRPr="006C7011" w:rsidR="00396D02" w:rsidP="1A456013" w:rsidRDefault="72FA14A4" w14:paraId="1B708695" w14:textId="4FDC7207">
            <w:pPr>
              <w:spacing w:after="0"/>
              <w:rPr>
                <w:b/>
                <w:bCs/>
              </w:rPr>
            </w:pPr>
            <w:r w:rsidRPr="1A456013">
              <w:rPr>
                <w:b/>
                <w:bCs/>
              </w:rPr>
              <w:t>Project Category:</w:t>
            </w:r>
            <w:r w:rsidRPr="1A456013" w:rsidR="24C5F2DE">
              <w:rPr>
                <w:b/>
                <w:bCs/>
              </w:rPr>
              <w:t xml:space="preserve"> </w:t>
            </w:r>
            <w:sdt>
              <w:sdtPr>
                <w:rPr>
                  <w:rFonts w:eastAsia="Calibri"/>
                </w:rPr>
                <w:alias w:val="Project Category"/>
                <w:tag w:val="Project Category"/>
                <w:id w:val="763876530"/>
                <w:placeholder>
                  <w:docPart w:val="CCB3164BE56F4B8D97A26895EFE69D6F"/>
                </w:placeholder>
                <w15:color w:val="000000"/>
                <w:dropDownList>
                  <w:listItem w:value="Choose an item(s)"/>
                  <w:listItem w:displayText="Annual - General" w:value="Annual - General"/>
                  <w:listItem w:displayText="Annual - Lines" w:value="Annual - Lines"/>
                  <w:listItem w:displayText="Annual - Stations" w:value="Annual - Stations"/>
                  <w:listItem w:displayText="Control Center - General" w:value="Control Center - General"/>
                  <w:listItem w:displayText="Generation/Interconnection" w:value="Generation/Interconnection"/>
                  <w:listItem w:displayText="Lines - Arresters" w:value="Lines - Arresters"/>
                  <w:listItem w:displayText="Lines - Conductors" w:value="Lines - Conductors"/>
                  <w:listItem w:displayText="Lines - General" w:value="Lines - General"/>
                  <w:listItem w:displayText="Lines - Insulators" w:value="Lines - Insulators"/>
                  <w:listItem w:displayText="Lines - OPGW" w:value="Lines - OPGW"/>
                  <w:listItem w:displayText="Lines - Rebuild" w:value="Lines - Rebuild"/>
                  <w:listItem w:displayText="Lines - ROW" w:value="Lines - ROW"/>
                  <w:listItem w:displayText="Lines - Sectionalizing" w:value="Lines - Sectionalizing"/>
                  <w:listItem w:displayText="Lines - Structures" w:value="Lines - Structures"/>
                  <w:listItem w:displayText="Lines - UG Cable" w:value="Lines - UG Cable"/>
                  <w:listItem w:displayText="Planning (T)" w:value="Planning (T)"/>
                  <w:listItem w:displayText="Stations - Batteries" w:value="Stations - Batteries"/>
                  <w:listItem w:displayText="Stations - CIP/Security" w:value="Stations - CIP/Security"/>
                  <w:listItem w:displayText="Stations - Circuit Breakers" w:value="Stations - Circuit Breakers"/>
                  <w:listItem w:displayText="Stations - Control House" w:value="Stations - Control House"/>
                  <w:listItem w:displayText="Stations - DFRs" w:value="Stations - DFRs"/>
                  <w:listItem w:displayText="Stations - General" w:value="Stations - General"/>
                  <w:listItem w:displayText="Stations - Generators" w:value="Stations - Generators"/>
                  <w:listItem w:displayText="Stations - GIS" w:value="Stations - GIS"/>
                  <w:listItem w:displayText="Stations - Insulators" w:value="Stations - Insulators"/>
                  <w:listItem w:displayText="Stations - Monitoring - Batteries" w:value="Stations - Monitoring - Batteries"/>
                  <w:listItem w:displayText="Stations - Monitoring - Transformers" w:value="Stations - Monitoring - Transformers"/>
                  <w:listItem w:displayText="Stations - Potential Devices" w:value="Stations - Potential Devices"/>
                  <w:listItem w:displayText="Stations - Reactor" w:value="Stations - Reactor"/>
                  <w:listItem w:displayText="Stations - Real Estate" w:value="Stations - Real Estate"/>
                  <w:listItem w:displayText="Stations - Reconfiguration" w:value="Stations - Reconfiguration"/>
                  <w:listItem w:displayText="Stations - Relays" w:value="Stations - Relays"/>
                  <w:listItem w:displayText="Stations - Relays - Dir 1" w:value="Stations - Relays - Dir 1"/>
                  <w:listItem w:displayText="Stations - SCADA" w:value="Stations - SCADA"/>
                  <w:listItem w:displayText="Stations - STATCOM" w:value="Stations - STATCOM"/>
                  <w:listItem w:displayText="Stations - Switches" w:value="Stations - Switches"/>
                  <w:listItem w:displayText="Stations - Telecommunications" w:value="Stations - Telecommunications"/>
                  <w:listItem w:displayText="Stations - Transformer" w:value="Stations - Transformer"/>
                  <w:listItem w:displayText="Stations - UG Cable" w:value="Stations - UG Cable"/>
                </w:dropDownList>
              </w:sdtPr>
              <w:sdtEndPr>
                <w:rPr>
                  <w:b/>
                  <w:bCs/>
                </w:rPr>
              </w:sdtEndPr>
              <w:sdtContent>
                <w:r w:rsidRPr="1A456013" w:rsidR="0D258E8C">
                  <w:rPr>
                    <w:rFonts w:eastAsia="Calibri"/>
                  </w:rPr>
                  <w:t>Stations - General</w:t>
                </w:r>
              </w:sdtContent>
            </w:sdt>
          </w:p>
        </w:tc>
      </w:tr>
      <w:tr w:rsidRPr="006C7011" w:rsidR="00912AFE" w:rsidTr="38587A3F" w14:paraId="1B708699" w14:textId="77777777">
        <w:trPr>
          <w:trHeight w:val="883" w:hRule="exact"/>
        </w:trPr>
        <w:tc>
          <w:tcPr>
            <w:tcW w:w="5580" w:type="dxa"/>
            <w:tcMar/>
            <w:vAlign w:val="center"/>
          </w:tcPr>
          <w:p w:rsidRPr="006C7011" w:rsidR="009D5B66" w:rsidP="00A16DD6" w:rsidRDefault="009D5B66" w14:paraId="14368D5B" w14:textId="3D37DFFB">
            <w:pPr>
              <w:spacing w:after="0"/>
              <w:rPr>
                <w:rFonts w:cstheme="minorHAnsi"/>
                <w:b/>
              </w:rPr>
            </w:pPr>
            <w:r w:rsidRPr="006C7011">
              <w:rPr>
                <w:rFonts w:cstheme="minorHAnsi"/>
                <w:b/>
              </w:rPr>
              <w:t xml:space="preserve">Project Initiator: </w:t>
            </w:r>
            <w:sdt>
              <w:sdtPr>
                <w:rPr>
                  <w:rFonts w:cstheme="minorHAnsi"/>
                  <w:b/>
                </w:rPr>
                <w:alias w:val="Initiator"/>
                <w:tag w:val="Initiator"/>
                <w:id w:val="-1913843261"/>
                <w:placeholder>
                  <w:docPart w:val="DefaultPlaceholder_-1854013440"/>
                </w:placeholder>
                <w:text/>
              </w:sdtPr>
              <w:sdtContent>
                <w:r w:rsidR="001A64ED">
                  <w:rPr>
                    <w:rFonts w:cstheme="minorHAnsi"/>
                    <w:b/>
                  </w:rPr>
                  <w:t>Amsa Mangga</w:t>
                </w:r>
              </w:sdtContent>
            </w:sdt>
          </w:p>
          <w:p w:rsidRPr="006C7011" w:rsidR="00E25C8C" w:rsidP="1A456013" w:rsidRDefault="5D4B90DA" w14:paraId="1B708697" w14:textId="2386FE85">
            <w:pPr>
              <w:spacing w:after="0"/>
              <w:rPr>
                <w:b/>
                <w:bCs/>
              </w:rPr>
            </w:pPr>
            <w:r w:rsidRPr="1A456013">
              <w:rPr>
                <w:b/>
                <w:bCs/>
              </w:rPr>
              <w:t>Project Manager:</w:t>
            </w:r>
            <w:r w:rsidRPr="1A456013" w:rsidR="602B6C92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Lead"/>
                <w:tag w:val="Lead"/>
                <w:id w:val="1230962257"/>
                <w:placeholder>
                  <w:docPart w:val="DefaultPlaceholder_-1854013440"/>
                </w:placeholder>
                <w:text/>
              </w:sdtPr>
              <w:sdtContent>
                <w:r w:rsidRPr="1A456013" w:rsidR="64DDB6C1">
                  <w:rPr>
                    <w:b/>
                    <w:bCs/>
                  </w:rPr>
                  <w:t>Adam Kelley</w:t>
                </w:r>
              </w:sdtContent>
            </w:sdt>
          </w:p>
        </w:tc>
        <w:tc>
          <w:tcPr>
            <w:tcW w:w="5580" w:type="dxa"/>
            <w:tcMar/>
            <w:vAlign w:val="center"/>
          </w:tcPr>
          <w:p w:rsidRPr="006C7011" w:rsidR="00912AFE" w:rsidRDefault="0B5F9E60" w14:paraId="5EBAEE69" w14:textId="7135E174">
            <w:pPr>
              <w:spacing w:after="0"/>
              <w:rPr>
                <w:b/>
                <w:bCs/>
                <w:color w:val="000000" w:themeColor="text1"/>
                <w:lang w:val="fr-FR"/>
              </w:rPr>
            </w:pPr>
            <w:r w:rsidRPr="1A456013">
              <w:rPr>
                <w:b/>
                <w:bCs/>
                <w:color w:val="000000" w:themeColor="text1"/>
                <w:lang w:val="fr-FR"/>
              </w:rPr>
              <w:t xml:space="preserve">Est. Construction Start </w:t>
            </w:r>
            <w:bookmarkStart w:name="_Int_7qlbSsMw" w:id="2"/>
            <w:proofErr w:type="gramStart"/>
            <w:r w:rsidRPr="1A456013" w:rsidR="31D36F9B">
              <w:rPr>
                <w:b/>
                <w:bCs/>
                <w:color w:val="000000" w:themeColor="text1"/>
                <w:lang w:val="fr-FR"/>
              </w:rPr>
              <w:t>Date:</w:t>
            </w:r>
            <w:bookmarkEnd w:id="2"/>
            <w:proofErr w:type="gramEnd"/>
            <w:r w:rsidRPr="1A456013" w:rsidR="3A4EE1CF">
              <w:rPr>
                <w:b/>
                <w:bCs/>
                <w:color w:val="000000" w:themeColor="text1"/>
                <w:lang w:val="fr-FR"/>
              </w:rPr>
              <w:t xml:space="preserve"> </w:t>
            </w:r>
            <w:sdt>
              <w:sdtPr>
                <w:rPr>
                  <w:b/>
                  <w:bCs/>
                  <w:color w:val="000000" w:themeColor="text1"/>
                </w:rPr>
                <w:alias w:val="StartDate"/>
                <w:tag w:val="StartDate"/>
                <w:id w:val="-955633103"/>
                <w:placeholder>
                  <w:docPart w:val="DefaultPlaceholder_-1854013440"/>
                </w:placeholder>
                <w:text/>
              </w:sdtPr>
              <w:sdtContent>
                <w:r w:rsidRPr="1A456013" w:rsidR="56E37F2C">
                  <w:rPr>
                    <w:b/>
                    <w:bCs/>
                    <w:color w:val="000000" w:themeColor="text1"/>
                    <w:lang w:val="fr-FR"/>
                  </w:rPr>
                  <w:t>0</w:t>
                </w:r>
                <w:r w:rsidRPr="1A456013" w:rsidR="5ECAB3FD">
                  <w:rPr>
                    <w:b/>
                    <w:bCs/>
                    <w:color w:val="000000" w:themeColor="text1"/>
                    <w:lang w:val="fr-FR"/>
                  </w:rPr>
                  <w:t>8/31</w:t>
                </w:r>
                <w:r w:rsidRPr="1A456013" w:rsidR="56E37F2C">
                  <w:rPr>
                    <w:b/>
                    <w:bCs/>
                    <w:color w:val="000000" w:themeColor="text1"/>
                    <w:lang w:val="fr-FR"/>
                  </w:rPr>
                  <w:t>/2027</w:t>
                </w:r>
              </w:sdtContent>
            </w:sdt>
          </w:p>
          <w:p w:rsidRPr="006C7011" w:rsidR="009D5B66" w:rsidP="4E598605" w:rsidRDefault="5FE68207" w14:paraId="445924B6" w14:textId="6A09B2FB">
            <w:pPr>
              <w:spacing w:after="0"/>
              <w:rPr>
                <w:color w:val="000000"/>
              </w:rPr>
            </w:pPr>
            <w:r w:rsidRPr="1A456013">
              <w:rPr>
                <w:b/>
                <w:bCs/>
                <w:color w:val="000000" w:themeColor="text1"/>
              </w:rPr>
              <w:t xml:space="preserve">Est. In Service Date: </w:t>
            </w:r>
            <w:r w:rsidRPr="1A456013" w:rsidR="6552D129">
              <w:rPr>
                <w:b/>
                <w:bCs/>
                <w:color w:val="000000" w:themeColor="text1"/>
              </w:rPr>
              <w:t>08/</w:t>
            </w:r>
            <w:r w:rsidRPr="1A456013" w:rsidR="7B900F56">
              <w:rPr>
                <w:b/>
                <w:bCs/>
                <w:color w:val="000000" w:themeColor="text1"/>
              </w:rPr>
              <w:t>28</w:t>
            </w:r>
            <w:r w:rsidRPr="1A456013" w:rsidR="6552D129">
              <w:rPr>
                <w:b/>
                <w:bCs/>
                <w:color w:val="000000" w:themeColor="text1"/>
              </w:rPr>
              <w:t>/2028</w:t>
            </w:r>
          </w:p>
          <w:p w:rsidRPr="006C7011" w:rsidR="009D5B66" w:rsidP="00A16DD6" w:rsidRDefault="009D5B66" w14:paraId="1B708698" w14:textId="457D6B89">
            <w:pPr>
              <w:spacing w:after="0"/>
              <w:rPr>
                <w:rFonts w:cstheme="minorHAnsi"/>
                <w:b/>
              </w:rPr>
            </w:pPr>
          </w:p>
        </w:tc>
      </w:tr>
      <w:tr w:rsidRPr="006C7011" w:rsidR="00912AFE" w:rsidTr="38587A3F" w14:paraId="1B70869C" w14:textId="77777777">
        <w:trPr>
          <w:trHeight w:val="1243" w:hRule="exact"/>
        </w:trPr>
        <w:tc>
          <w:tcPr>
            <w:tcW w:w="5580" w:type="dxa"/>
            <w:tcMar/>
            <w:vAlign w:val="center"/>
          </w:tcPr>
          <w:p w:rsidRPr="006C7011" w:rsidR="00912AFE" w:rsidP="11972E09" w:rsidRDefault="14F9C521" w14:paraId="68E8EC93" w14:textId="607A9359">
            <w:pPr>
              <w:spacing w:after="0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 w:rsidRPr="5DD6ECAB">
              <w:rPr>
                <w:b/>
                <w:bCs/>
              </w:rPr>
              <w:t>Total Request:</w:t>
            </w:r>
            <w:r w:rsidRPr="5DD6ECAB" w:rsidR="3B823B80">
              <w:rPr>
                <w:b/>
                <w:bCs/>
                <w:i/>
                <w:iCs/>
              </w:rPr>
              <w:t xml:space="preserve"> </w:t>
            </w:r>
            <w:r w:rsidRPr="5DD6ECAB" w:rsidR="23B5DAF5"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$</w:t>
            </w:r>
            <w:r w:rsidRPr="5DD6ECAB" w:rsidR="0DB44C9F"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1,210,685</w:t>
            </w:r>
          </w:p>
          <w:p w:rsidRPr="006C7011" w:rsidR="0034349F" w:rsidP="11972E09" w:rsidRDefault="3B5E3930" w14:paraId="51CB0DA7" w14:textId="5F359DE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C4534DE">
              <w:rPr>
                <w:b/>
                <w:bCs/>
              </w:rPr>
              <w:t>Total Equipment Cost:</w:t>
            </w:r>
            <w:r w:rsidRPr="2C4534DE" w:rsidR="25353885">
              <w:rPr>
                <w:b/>
                <w:bCs/>
              </w:rPr>
              <w:t xml:space="preserve"> </w:t>
            </w:r>
            <w:r w:rsidRPr="2C4534DE" w:rsidR="31F4B948">
              <w:rPr>
                <w:rFonts w:ascii="Arial" w:hAnsi="Arial" w:cs="Arial"/>
                <w:b/>
                <w:bCs/>
                <w:sz w:val="20"/>
                <w:szCs w:val="20"/>
              </w:rPr>
              <w:t>$1</w:t>
            </w:r>
            <w:r w:rsidRPr="2C4534DE" w:rsidR="58382D50">
              <w:rPr>
                <w:rFonts w:ascii="Arial" w:hAnsi="Arial" w:cs="Arial"/>
                <w:b/>
                <w:bCs/>
                <w:sz w:val="20"/>
                <w:szCs w:val="20"/>
              </w:rPr>
              <w:t>2,106</w:t>
            </w:r>
            <w:r w:rsidRPr="2C4534DE" w:rsidR="31F4B948">
              <w:rPr>
                <w:rFonts w:ascii="Arial" w:hAnsi="Arial" w:cs="Arial"/>
                <w:b/>
                <w:bCs/>
                <w:sz w:val="20"/>
                <w:szCs w:val="20"/>
              </w:rPr>
              <w:t>,850</w:t>
            </w:r>
          </w:p>
          <w:p w:rsidRPr="006C7011" w:rsidR="00671820" w:rsidP="11972E09" w:rsidRDefault="00671820" w14:paraId="1B70869A" w14:textId="3AFD2169">
            <w:pPr>
              <w:spacing w:after="0"/>
              <w:rPr>
                <w:b/>
                <w:bCs/>
              </w:rPr>
            </w:pPr>
          </w:p>
        </w:tc>
        <w:tc>
          <w:tcPr>
            <w:tcW w:w="5580" w:type="dxa"/>
            <w:tcMar/>
            <w:vAlign w:val="center"/>
          </w:tcPr>
          <w:p w:rsidRPr="006C7011" w:rsidR="0034349F" w:rsidP="11972E09" w:rsidRDefault="5FD51B41" w14:paraId="2B599CF3" w14:textId="59CFA281">
            <w:pPr>
              <w:spacing w:after="0"/>
              <w:rPr>
                <w:b/>
                <w:bCs/>
                <w:highlight w:val="yellow"/>
              </w:rPr>
            </w:pPr>
            <w:r w:rsidRPr="11972E09">
              <w:rPr>
                <w:b/>
                <w:bCs/>
              </w:rPr>
              <w:t xml:space="preserve">SSF </w:t>
            </w:r>
            <w:r w:rsidRPr="11972E09" w:rsidR="30494158">
              <w:rPr>
                <w:b/>
                <w:bCs/>
              </w:rPr>
              <w:t>approved?</w:t>
            </w:r>
            <w:r w:rsidRPr="11972E09" w:rsidR="30494158">
              <w:rPr>
                <w:rStyle w:val="PlaceholderText"/>
                <w:color w:val="auto"/>
              </w:rPr>
              <w:t xml:space="preserve"> </w:t>
            </w:r>
            <w:sdt>
              <w:sdtPr>
                <w:rPr>
                  <w:rStyle w:val="PlaceholderText"/>
                  <w:color w:val="auto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9525" w14:cap="flat" w14:cmpd="sng" w14:algn="ctr">
                    <w14:noFill/>
                    <w14:prstDash w14:val="solid"/>
                    <w14:round/>
                  </w14:textOutline>
                </w:rPr>
                <w:alias w:val="SSF"/>
                <w:tag w:val="SSF"/>
                <w:id w:val="1873797655"/>
                <w:placeholder>
                  <w:docPart w:val="DefaultPlaceholder_-1854013440"/>
                </w:placeholder>
                <w:text/>
              </w:sdtPr>
              <w:sdtContent>
                <w:r w:rsidRPr="11972E09" w:rsidR="603EFEA7">
                  <w:rPr>
                    <w:rStyle w:val="PlaceholderText"/>
                    <w:color w:val="auto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noFill/>
                      <w14:prstDash w14:val="solid"/>
                      <w14:round/>
                    </w14:textOutline>
                  </w:rPr>
                  <w:t>Yes</w:t>
                </w:r>
              </w:sdtContent>
            </w:sdt>
          </w:p>
          <w:p w:rsidRPr="006C7011" w:rsidR="006B4E88" w:rsidP="11972E09" w:rsidRDefault="457E9770" w14:paraId="048D6D9E" w14:textId="37E07700">
            <w:pPr>
              <w:spacing w:after="0"/>
              <w:rPr>
                <w:b/>
                <w:bCs/>
              </w:rPr>
            </w:pPr>
            <w:r w:rsidRPr="2C4534DE">
              <w:rPr>
                <w:b/>
                <w:bCs/>
              </w:rPr>
              <w:t xml:space="preserve">Current </w:t>
            </w:r>
            <w:r w:rsidRPr="2C4534DE" w:rsidR="5D847766">
              <w:rPr>
                <w:b/>
                <w:bCs/>
              </w:rPr>
              <w:t>Funding Status</w:t>
            </w:r>
            <w:r w:rsidRPr="2C4534DE" w:rsidR="64BCB08E">
              <w:rPr>
                <w:b/>
                <w:bCs/>
              </w:rPr>
              <w:t>:</w:t>
            </w:r>
            <w:r w:rsidRPr="2C4534DE">
              <w:rPr>
                <w:b/>
                <w:bCs/>
              </w:rPr>
              <w:t xml:space="preserve"> </w:t>
            </w:r>
            <w:r w:rsidRPr="2C4534DE" w:rsidR="171CBCF5">
              <w:rPr>
                <w:b/>
                <w:bCs/>
              </w:rPr>
              <w:t>$</w:t>
            </w:r>
            <w:sdt>
              <w:sdtPr>
                <w:rPr>
                  <w:b/>
                  <w:bCs/>
                </w:rPr>
                <w:alias w:val="CurrentFund"/>
                <w:tag w:val="CurrentFund"/>
                <w:id w:val="-1071568306"/>
                <w:placeholder>
                  <w:docPart w:val="DefaultPlaceholder_-1854013440"/>
                </w:placeholder>
                <w:text/>
              </w:sdtPr>
              <w:sdtContent>
                <w:r w:rsidRPr="2C4534DE" w:rsidR="214E3B90">
                  <w:rPr>
                    <w:b/>
                    <w:bCs/>
                  </w:rPr>
                  <w:t>4</w:t>
                </w:r>
                <w:r w:rsidRPr="2C4534DE" w:rsidR="492EAE8F">
                  <w:rPr>
                    <w:b/>
                    <w:bCs/>
                  </w:rPr>
                  <w:t>,</w:t>
                </w:r>
                <w:r w:rsidRPr="2C4534DE" w:rsidR="214E3B90">
                  <w:rPr>
                    <w:b/>
                    <w:bCs/>
                  </w:rPr>
                  <w:t>009</w:t>
                </w:r>
                <w:r w:rsidRPr="2C4534DE" w:rsidR="492EAE8F">
                  <w:rPr>
                    <w:b/>
                    <w:bCs/>
                  </w:rPr>
                  <w:t>,</w:t>
                </w:r>
                <w:r w:rsidRPr="2C4534DE" w:rsidR="214E3B90">
                  <w:rPr>
                    <w:b/>
                    <w:bCs/>
                  </w:rPr>
                  <w:t>000</w:t>
                </w:r>
              </w:sdtContent>
            </w:sdt>
          </w:p>
          <w:p w:rsidR="5843990D" w:rsidP="5DD6ECAB" w:rsidRDefault="26BE7BFC" w14:paraId="333C15B5" w14:textId="473870F9">
            <w:pPr>
              <w:spacing w:after="0"/>
              <w:rPr>
                <w:rFonts w:ascii="Arial" w:hAnsi="Arial" w:eastAsia="Times New Roman" w:cs="Arial"/>
                <w:b w:val="1"/>
                <w:bCs w:val="1"/>
                <w:sz w:val="20"/>
                <w:szCs w:val="20"/>
              </w:rPr>
            </w:pPr>
            <w:r w:rsidRPr="38587A3F" w:rsidR="696B8184">
              <w:rPr>
                <w:b w:val="1"/>
                <w:bCs w:val="1"/>
              </w:rPr>
              <w:t xml:space="preserve">Partial Funding Requesting: </w:t>
            </w:r>
            <w:r w:rsidRPr="38587A3F" w:rsidR="295FBEB0">
              <w:rPr>
                <w:rFonts w:ascii="Arial" w:hAnsi="Arial" w:eastAsia="Times New Roman" w:cs="Arial"/>
                <w:b w:val="1"/>
                <w:bCs w:val="1"/>
                <w:sz w:val="20"/>
                <w:szCs w:val="20"/>
              </w:rPr>
              <w:t>$1,</w:t>
            </w:r>
            <w:r w:rsidRPr="38587A3F" w:rsidR="72D53E5B">
              <w:rPr>
                <w:rFonts w:ascii="Arial" w:hAnsi="Arial" w:eastAsia="Times New Roman" w:cs="Arial"/>
                <w:b w:val="1"/>
                <w:bCs w:val="1"/>
                <w:sz w:val="20"/>
                <w:szCs w:val="20"/>
              </w:rPr>
              <w:t>5</w:t>
            </w:r>
            <w:r w:rsidRPr="38587A3F" w:rsidR="295FBEB0">
              <w:rPr>
                <w:rFonts w:ascii="Arial" w:hAnsi="Arial" w:eastAsia="Times New Roman" w:cs="Arial"/>
                <w:b w:val="1"/>
                <w:bCs w:val="1"/>
                <w:sz w:val="20"/>
                <w:szCs w:val="20"/>
              </w:rPr>
              <w:t>10,685</w:t>
            </w:r>
          </w:p>
          <w:p w:rsidR="47030D40" w:rsidP="11972E09" w:rsidRDefault="0E773B6A" w14:paraId="11CF4D5C" w14:textId="667D9B31">
            <w:pPr>
              <w:spacing w:after="0"/>
              <w:rPr>
                <w:b w:val="1"/>
                <w:bCs w:val="1"/>
              </w:rPr>
            </w:pPr>
            <w:r w:rsidRPr="38587A3F" w:rsidR="52FAA6FA">
              <w:rPr>
                <w:b w:val="1"/>
                <w:bCs w:val="1"/>
              </w:rPr>
              <w:t>(</w:t>
            </w:r>
            <w:r w:rsidRPr="38587A3F" w:rsidR="383CA2A3">
              <w:rPr>
                <w:b w:val="1"/>
                <w:bCs w:val="1"/>
              </w:rPr>
              <w:t>Feb</w:t>
            </w:r>
            <w:r w:rsidRPr="38587A3F" w:rsidR="52FAA6FA">
              <w:rPr>
                <w:b w:val="1"/>
                <w:bCs w:val="1"/>
              </w:rPr>
              <w:t xml:space="preserve"> 2026)</w:t>
            </w:r>
          </w:p>
          <w:p w:rsidRPr="006C7011" w:rsidR="005509BF" w:rsidP="11972E09" w:rsidRDefault="477638EB" w14:paraId="1B70869B" w14:textId="6F18628B">
            <w:pPr>
              <w:spacing w:after="0"/>
              <w:rPr>
                <w:b w:val="1"/>
                <w:bCs w:val="1"/>
              </w:rPr>
            </w:pPr>
            <w:r w:rsidRPr="38587A3F" w:rsidR="0E763DDE">
              <w:rPr>
                <w:b w:val="1"/>
                <w:bCs w:val="1"/>
              </w:rPr>
              <w:t>Equipment delivery date:</w:t>
            </w:r>
            <w:r w:rsidRPr="38587A3F" w:rsidR="1E03CE44">
              <w:rPr>
                <w:b w:val="1"/>
                <w:bCs w:val="1"/>
              </w:rPr>
              <w:t xml:space="preserve"> </w:t>
            </w:r>
            <w:sdt>
              <w:sdtPr>
                <w:id w:val="1838650491"/>
                <w:text/>
                <w:alias w:val="DeliveryDate"/>
                <w:tag w:val="DeliveryDate"/>
                <w:placeholder>
                  <w:docPart w:val="DefaultPlaceholder_-1854013440"/>
                </w:placeholder>
                <w:rPr>
                  <w:b w:val="1"/>
                  <w:bCs w:val="1"/>
                </w:rPr>
              </w:sdtPr>
              <w:sdtContent>
                <w:r w:rsidRPr="38587A3F" w:rsidR="36109E3C">
                  <w:rPr>
                    <w:b w:val="1"/>
                    <w:bCs w:val="1"/>
                  </w:rPr>
                  <w:t>1</w:t>
                </w:r>
                <w:r w:rsidRPr="38587A3F" w:rsidR="578724F4">
                  <w:rPr>
                    <w:b w:val="1"/>
                    <w:bCs w:val="1"/>
                  </w:rPr>
                  <w:t>1</w:t>
                </w:r>
                <w:r w:rsidRPr="38587A3F" w:rsidR="36109E3C">
                  <w:rPr>
                    <w:b w:val="1"/>
                    <w:bCs w:val="1"/>
                  </w:rPr>
                  <w:t>/</w:t>
                </w:r>
                <w:r w:rsidRPr="38587A3F" w:rsidR="76E63A72">
                  <w:rPr>
                    <w:b w:val="1"/>
                    <w:bCs w:val="1"/>
                  </w:rPr>
                  <w:t>26</w:t>
                </w:r>
                <w:r w:rsidRPr="38587A3F" w:rsidR="36109E3C">
                  <w:rPr>
                    <w:b w:val="1"/>
                    <w:bCs w:val="1"/>
                  </w:rPr>
                  <w:t>/2027</w:t>
                </w:r>
              </w:sdtContent>
              <w:sdtEndPr>
                <w:rPr>
                  <w:b w:val="1"/>
                  <w:bCs w:val="1"/>
                </w:rPr>
              </w:sdtEndPr>
            </w:sdt>
          </w:p>
        </w:tc>
      </w:tr>
      <w:tr w:rsidRPr="006C7011" w:rsidR="00A91699" w:rsidTr="38587A3F" w14:paraId="2F27FFD9" w14:textId="77777777">
        <w:trPr>
          <w:trHeight w:val="1018" w:hRule="exact"/>
        </w:trPr>
        <w:tc>
          <w:tcPr>
            <w:tcW w:w="5580" w:type="dxa"/>
            <w:tcMar/>
            <w:vAlign w:val="center"/>
          </w:tcPr>
          <w:p w:rsidRPr="006C7011" w:rsidR="002E7E79" w:rsidP="00F3714F" w:rsidRDefault="002E7E79" w14:paraId="327198DE" w14:textId="48F04D8A">
            <w:pPr>
              <w:spacing w:after="0"/>
              <w:rPr>
                <w:rFonts w:cstheme="minorHAnsi"/>
                <w:b/>
              </w:rPr>
            </w:pPr>
            <w:r w:rsidRPr="006C7011">
              <w:rPr>
                <w:rFonts w:cstheme="minorHAnsi"/>
                <w:b/>
              </w:rPr>
              <w:t xml:space="preserve">Project Solutions </w:t>
            </w:r>
            <w:r w:rsidRPr="006C7011" w:rsidR="001F37FB">
              <w:rPr>
                <w:rFonts w:cstheme="minorHAnsi"/>
                <w:b/>
              </w:rPr>
              <w:t xml:space="preserve">Management </w:t>
            </w:r>
            <w:r w:rsidRPr="006C7011">
              <w:rPr>
                <w:rFonts w:cstheme="minorHAnsi"/>
                <w:b/>
              </w:rPr>
              <w:t>Review</w:t>
            </w:r>
            <w:r w:rsidRPr="006C7011" w:rsidR="003424B5">
              <w:rPr>
                <w:rFonts w:cstheme="minorHAnsi"/>
                <w:b/>
              </w:rPr>
              <w:t xml:space="preserve">: </w:t>
            </w:r>
            <w:sdt>
              <w:sdtPr>
                <w:rPr>
                  <w:rFonts w:cstheme="minorHAnsi"/>
                  <w:b/>
                </w:rPr>
                <w:id w:val="-1746637501"/>
                <w:placeholder>
                  <w:docPart w:val="DefaultPlaceholder_-185401343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Content>
                <w:r w:rsidR="009A5ECB">
                  <w:rPr>
                    <w:rFonts w:cstheme="minorHAnsi"/>
                    <w:b/>
                  </w:rPr>
                  <w:t>yes</w:t>
                </w:r>
              </w:sdtContent>
            </w:sdt>
          </w:p>
        </w:tc>
        <w:tc>
          <w:tcPr>
            <w:tcW w:w="5580" w:type="dxa"/>
            <w:tcMar/>
            <w:vAlign w:val="center"/>
          </w:tcPr>
          <w:p w:rsidRPr="006C7011" w:rsidR="00A91699" w:rsidP="06D94D1B" w:rsidRDefault="7C80C81F" w14:paraId="4B0237EB" w14:textId="1C674878">
            <w:pPr>
              <w:spacing w:after="0"/>
              <w:rPr>
                <w:b/>
                <w:bCs/>
                <w:color w:val="000000"/>
              </w:rPr>
            </w:pPr>
            <w:r w:rsidRPr="246AF5DD">
              <w:rPr>
                <w:b/>
                <w:bCs/>
                <w:color w:val="000000" w:themeColor="text1"/>
              </w:rPr>
              <w:t xml:space="preserve">All </w:t>
            </w:r>
            <w:r w:rsidRPr="246AF5DD" w:rsidR="21A8B3AF">
              <w:rPr>
                <w:b/>
                <w:bCs/>
                <w:color w:val="000000" w:themeColor="text1"/>
              </w:rPr>
              <w:t>r</w:t>
            </w:r>
            <w:r w:rsidRPr="246AF5DD" w:rsidR="49F881DA">
              <w:rPr>
                <w:b/>
                <w:bCs/>
                <w:color w:val="000000" w:themeColor="text1"/>
              </w:rPr>
              <w:t xml:space="preserve">equested materials </w:t>
            </w:r>
            <w:bookmarkStart w:name="_Int_dbs4j47H" w:id="3"/>
            <w:r w:rsidRPr="246AF5DD" w:rsidR="49F881DA">
              <w:rPr>
                <w:b/>
                <w:bCs/>
                <w:color w:val="000000" w:themeColor="text1"/>
              </w:rPr>
              <w:t>stock</w:t>
            </w:r>
            <w:bookmarkEnd w:id="3"/>
            <w:r w:rsidRPr="246AF5DD" w:rsidR="49F881DA">
              <w:rPr>
                <w:b/>
                <w:bCs/>
                <w:color w:val="000000" w:themeColor="text1"/>
              </w:rPr>
              <w:t xml:space="preserve"> coded </w:t>
            </w:r>
            <w:r w:rsidRPr="246AF5DD" w:rsidR="7AB3AD28">
              <w:rPr>
                <w:b/>
                <w:bCs/>
                <w:color w:val="000000" w:themeColor="text1"/>
              </w:rPr>
              <w:t xml:space="preserve">in </w:t>
            </w:r>
            <w:proofErr w:type="gramStart"/>
            <w:r w:rsidRPr="246AF5DD" w:rsidR="7AB3AD28">
              <w:rPr>
                <w:b/>
                <w:bCs/>
                <w:color w:val="000000" w:themeColor="text1"/>
              </w:rPr>
              <w:t>Maximo</w:t>
            </w:r>
            <w:r w:rsidRPr="246AF5DD" w:rsidR="452163CE">
              <w:rPr>
                <w:b/>
                <w:bCs/>
              </w:rPr>
              <w:t>?</w:t>
            </w:r>
            <w:proofErr w:type="gramEnd"/>
            <w:r w:rsidRPr="246AF5DD" w:rsidR="452163CE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Maximo"/>
                <w:tag w:val="Maximo"/>
                <w:id w:val="-577373351"/>
                <w:placeholder>
                  <w:docPart w:val="DefaultPlaceholder_-1854013440"/>
                </w:placeholder>
                <w:text/>
              </w:sdtPr>
              <w:sdtContent>
                <w:r w:rsidRPr="246AF5DD" w:rsidR="2A37F7EE">
                  <w:rPr>
                    <w:b/>
                    <w:bCs/>
                    <w:color w:val="000000" w:themeColor="text1"/>
                  </w:rPr>
                  <w:t>No</w:t>
                </w:r>
              </w:sdtContent>
            </w:sdt>
          </w:p>
        </w:tc>
      </w:tr>
    </w:tbl>
    <w:p w:rsidR="00DD360E" w:rsidP="38587A3F" w:rsidRDefault="00DD360E" w14:paraId="2F5892AF" w14:textId="20DE6C25">
      <w:pPr>
        <w:pStyle w:val="ListParagraph"/>
        <w:spacing w:before="120" w:after="120"/>
        <w:rPr>
          <w:rFonts w:ascii="Arial" w:hAnsi="Arial" w:cs="Arial"/>
          <w:b w:val="1"/>
          <w:bCs w:val="1"/>
          <w:color w:val="000000"/>
          <w:u w:val="single"/>
        </w:rPr>
      </w:pPr>
    </w:p>
    <w:p w:rsidR="38587A3F" w:rsidP="38587A3F" w:rsidRDefault="38587A3F" w14:paraId="16B88E69" w14:textId="202E0707">
      <w:pPr>
        <w:pStyle w:val="ListParagraph"/>
        <w:spacing w:before="120" w:after="120"/>
        <w:rPr>
          <w:rFonts w:ascii="Arial" w:hAnsi="Arial" w:cs="Arial"/>
          <w:b w:val="1"/>
          <w:bCs w:val="1"/>
          <w:color w:val="000000" w:themeColor="text1" w:themeTint="FF" w:themeShade="FF"/>
          <w:u w:val="single"/>
        </w:rPr>
      </w:pPr>
    </w:p>
    <w:p w:rsidR="38587A3F" w:rsidP="38587A3F" w:rsidRDefault="38587A3F" w14:paraId="30305017" w14:textId="16BB3A3B">
      <w:pPr>
        <w:pStyle w:val="ListParagraph"/>
        <w:spacing w:before="120" w:after="120"/>
        <w:rPr>
          <w:rFonts w:ascii="Arial" w:hAnsi="Arial" w:cs="Arial"/>
          <w:b w:val="1"/>
          <w:bCs w:val="1"/>
          <w:color w:val="000000" w:themeColor="text1" w:themeTint="FF" w:themeShade="FF"/>
          <w:u w:val="single"/>
        </w:rPr>
      </w:pPr>
    </w:p>
    <w:p w:rsidRPr="0013737A" w:rsidR="00727A2A" w:rsidP="00E755B7" w:rsidRDefault="00727A2A" w14:paraId="1B70869E" w14:textId="77777777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b/>
          <w:color w:val="000000"/>
          <w:sz w:val="16"/>
          <w:szCs w:val="16"/>
          <w:u w:val="single"/>
        </w:rPr>
      </w:pPr>
      <w:r w:rsidRPr="71322E1D">
        <w:rPr>
          <w:rFonts w:ascii="Arial" w:hAnsi="Arial" w:cs="Arial"/>
          <w:b/>
          <w:bCs/>
          <w:color w:val="000000" w:themeColor="text1"/>
          <w:u w:val="single"/>
        </w:rPr>
        <w:t>Justification</w:t>
      </w:r>
      <w:r w:rsidRPr="71322E1D" w:rsidR="005B1098">
        <w:rPr>
          <w:rFonts w:ascii="Arial" w:hAnsi="Arial" w:cs="Arial"/>
          <w:b/>
          <w:bCs/>
          <w:color w:val="000000" w:themeColor="text1"/>
          <w:u w:val="single"/>
        </w:rPr>
        <w:t xml:space="preserve"> for Material Order Prior to Full Funding</w:t>
      </w:r>
      <w:r w:rsidRPr="71322E1D" w:rsidR="007E55F2">
        <w:rPr>
          <w:rFonts w:ascii="Arial" w:hAnsi="Arial" w:cs="Arial"/>
          <w:b/>
          <w:bCs/>
          <w:color w:val="000000" w:themeColor="text1"/>
          <w:u w:val="single"/>
        </w:rPr>
        <w:t xml:space="preserve"> </w:t>
      </w:r>
      <w:r w:rsidRPr="71322E1D" w:rsidR="007E55F2">
        <w:rPr>
          <w:rFonts w:ascii="Arial" w:hAnsi="Arial" w:cs="Arial"/>
          <w:b/>
          <w:bCs/>
          <w:color w:val="000000" w:themeColor="text1"/>
          <w:sz w:val="16"/>
          <w:szCs w:val="16"/>
          <w:u w:val="single"/>
        </w:rPr>
        <w:t>(Include Funding and Engineering Status to date)</w:t>
      </w:r>
      <w:r w:rsidRPr="71322E1D">
        <w:rPr>
          <w:rFonts w:ascii="Arial" w:hAnsi="Arial" w:cs="Arial"/>
          <w:b/>
          <w:bCs/>
          <w:color w:val="000000" w:themeColor="text1"/>
          <w:sz w:val="16"/>
          <w:szCs w:val="16"/>
          <w:u w:val="single"/>
        </w:rPr>
        <w:t>:</w:t>
      </w:r>
    </w:p>
    <w:p w:rsidR="4A28E1FB" w:rsidP="246AF5DD" w:rsidRDefault="5F4C303F" w14:paraId="2DEDCB3D" w14:textId="335378B6">
      <w:pPr>
        <w:spacing w:after="0" w:line="240" w:lineRule="auto"/>
        <w:rPr>
          <w:rFonts w:ascii="Arial" w:hAnsi="Arial" w:eastAsia="Arial" w:cs="Arial"/>
        </w:rPr>
      </w:pPr>
      <w:r w:rsidRPr="2C4534DE">
        <w:rPr>
          <w:rFonts w:ascii="Arial" w:hAnsi="Arial" w:eastAsia="Arial" w:cs="Arial"/>
          <w:color w:val="000000" w:themeColor="text1"/>
        </w:rPr>
        <w:t>The Hyde Park Substation peak load for year 2025 exceed</w:t>
      </w:r>
      <w:r w:rsidRPr="2C4534DE" w:rsidR="000A666D">
        <w:rPr>
          <w:rFonts w:ascii="Arial" w:hAnsi="Arial" w:eastAsia="Arial" w:cs="Arial"/>
          <w:color w:val="000000" w:themeColor="text1"/>
        </w:rPr>
        <w:t>ed</w:t>
      </w:r>
      <w:r w:rsidRPr="2C4534DE">
        <w:rPr>
          <w:rFonts w:ascii="Arial" w:hAnsi="Arial" w:eastAsia="Arial" w:cs="Arial"/>
          <w:color w:val="000000" w:themeColor="text1"/>
        </w:rPr>
        <w:t xml:space="preserve"> the station firm capacity and incrementally keeps increasing. </w:t>
      </w:r>
      <w:r w:rsidRPr="2C4534DE" w:rsidR="13A67D26">
        <w:rPr>
          <w:rFonts w:ascii="Arial" w:hAnsi="Arial" w:eastAsia="Arial" w:cs="Arial"/>
          <w:color w:val="000000" w:themeColor="text1"/>
        </w:rPr>
        <w:t xml:space="preserve">From 2021 through </w:t>
      </w:r>
      <w:bookmarkStart w:name="_Int_K1b1Dh0I" w:id="4"/>
      <w:r w:rsidRPr="2C4534DE" w:rsidR="7229085C">
        <w:rPr>
          <w:rFonts w:ascii="Arial" w:hAnsi="Arial" w:eastAsia="Arial" w:cs="Arial"/>
          <w:color w:val="000000" w:themeColor="text1"/>
        </w:rPr>
        <w:t>2024,</w:t>
      </w:r>
      <w:bookmarkEnd w:id="4"/>
      <w:r w:rsidRPr="2C4534DE" w:rsidR="13A67D26">
        <w:rPr>
          <w:rFonts w:ascii="Arial" w:hAnsi="Arial" w:eastAsia="Arial" w:cs="Arial"/>
          <w:color w:val="000000" w:themeColor="text1"/>
        </w:rPr>
        <w:t xml:space="preserve"> there have been multiple</w:t>
      </w:r>
      <w:r w:rsidRPr="2C4534DE" w:rsidR="75221275">
        <w:rPr>
          <w:rFonts w:ascii="Arial" w:hAnsi="Arial" w:eastAsia="Arial" w:cs="Arial"/>
          <w:color w:val="000000" w:themeColor="text1"/>
        </w:rPr>
        <w:t xml:space="preserve"> </w:t>
      </w:r>
      <w:r w:rsidRPr="2C4534DE" w:rsidR="13A67D26">
        <w:rPr>
          <w:rFonts w:ascii="Arial" w:hAnsi="Arial" w:eastAsia="Arial" w:cs="Arial"/>
          <w:color w:val="000000" w:themeColor="text1"/>
        </w:rPr>
        <w:t xml:space="preserve">transfers </w:t>
      </w:r>
      <w:r w:rsidRPr="2C4534DE" w:rsidR="2BD844FD">
        <w:rPr>
          <w:rFonts w:ascii="Arial" w:hAnsi="Arial" w:eastAsia="Arial" w:cs="Arial"/>
          <w:color w:val="000000" w:themeColor="text1"/>
        </w:rPr>
        <w:t xml:space="preserve">to </w:t>
      </w:r>
      <w:r w:rsidRPr="2C4534DE" w:rsidR="13A56F76">
        <w:rPr>
          <w:rFonts w:ascii="Arial" w:hAnsi="Arial" w:eastAsia="Arial" w:cs="Arial"/>
          <w:color w:val="000000" w:themeColor="text1"/>
        </w:rPr>
        <w:t xml:space="preserve">keep the peak load on the station </w:t>
      </w:r>
      <w:r w:rsidRPr="2C4534DE" w:rsidR="2379140D">
        <w:rPr>
          <w:rFonts w:ascii="Arial" w:hAnsi="Arial" w:eastAsia="Arial" w:cs="Arial"/>
          <w:color w:val="000000" w:themeColor="text1"/>
        </w:rPr>
        <w:t xml:space="preserve">within </w:t>
      </w:r>
      <w:r w:rsidRPr="2C4534DE" w:rsidR="2FA4A88E">
        <w:rPr>
          <w:rFonts w:ascii="Arial" w:hAnsi="Arial" w:eastAsia="Arial" w:cs="Arial"/>
          <w:color w:val="000000" w:themeColor="text1"/>
        </w:rPr>
        <w:t xml:space="preserve">the </w:t>
      </w:r>
      <w:r w:rsidRPr="2C4534DE" w:rsidR="3A2FF6A5">
        <w:rPr>
          <w:rFonts w:ascii="Arial" w:hAnsi="Arial" w:eastAsia="Arial" w:cs="Arial"/>
          <w:color w:val="000000" w:themeColor="text1"/>
        </w:rPr>
        <w:t xml:space="preserve">firm </w:t>
      </w:r>
      <w:r w:rsidRPr="2C4534DE" w:rsidR="1DC59DC3">
        <w:rPr>
          <w:rFonts w:ascii="Arial" w:hAnsi="Arial" w:eastAsia="Arial" w:cs="Arial"/>
          <w:color w:val="000000" w:themeColor="text1"/>
        </w:rPr>
        <w:t>capacity</w:t>
      </w:r>
      <w:r w:rsidRPr="2C4534DE" w:rsidR="4F82C9C8">
        <w:rPr>
          <w:rFonts w:ascii="Arial" w:hAnsi="Arial" w:eastAsia="Arial" w:cs="Arial"/>
          <w:color w:val="000000" w:themeColor="text1"/>
        </w:rPr>
        <w:t>.</w:t>
      </w:r>
      <w:r w:rsidRPr="2C4534DE" w:rsidR="1DC59DC3">
        <w:rPr>
          <w:rFonts w:ascii="Arial" w:hAnsi="Arial" w:eastAsia="Arial" w:cs="Arial"/>
          <w:color w:val="000000" w:themeColor="text1"/>
        </w:rPr>
        <w:t xml:space="preserve"> </w:t>
      </w:r>
      <w:r w:rsidRPr="2C4534DE" w:rsidR="31E4A142">
        <w:rPr>
          <w:rFonts w:ascii="Arial" w:hAnsi="Arial" w:eastAsia="Arial" w:cs="Arial"/>
          <w:color w:val="000000" w:themeColor="text1"/>
        </w:rPr>
        <w:t>E</w:t>
      </w:r>
      <w:r w:rsidRPr="2C4534DE" w:rsidR="567D63C4">
        <w:rPr>
          <w:rFonts w:ascii="Arial" w:hAnsi="Arial" w:eastAsia="Arial" w:cs="Arial"/>
          <w:color w:val="000000" w:themeColor="text1"/>
        </w:rPr>
        <w:t xml:space="preserve">ven with these load </w:t>
      </w:r>
      <w:r w:rsidRPr="2C4534DE" w:rsidR="12D9A071">
        <w:rPr>
          <w:rFonts w:ascii="Arial" w:hAnsi="Arial" w:eastAsia="Arial" w:cs="Arial"/>
          <w:color w:val="000000" w:themeColor="text1"/>
        </w:rPr>
        <w:t>transfers,</w:t>
      </w:r>
      <w:r w:rsidRPr="2C4534DE" w:rsidR="226B7848">
        <w:rPr>
          <w:rFonts w:ascii="Arial" w:hAnsi="Arial" w:eastAsia="Arial" w:cs="Arial"/>
          <w:color w:val="000000" w:themeColor="text1"/>
        </w:rPr>
        <w:t xml:space="preserve"> </w:t>
      </w:r>
      <w:r w:rsidRPr="2C4534DE" w:rsidR="5E19B82C">
        <w:rPr>
          <w:rFonts w:ascii="Arial" w:hAnsi="Arial" w:eastAsia="Arial" w:cs="Arial"/>
          <w:color w:val="000000" w:themeColor="text1"/>
        </w:rPr>
        <w:t>t</w:t>
      </w:r>
      <w:bookmarkStart w:name="_Int_8JU7vD1Z" w:id="5"/>
      <w:r w:rsidRPr="2C4534DE" w:rsidR="567D63C4">
        <w:rPr>
          <w:rFonts w:ascii="Arial" w:hAnsi="Arial" w:eastAsia="Arial" w:cs="Arial"/>
          <w:color w:val="000000" w:themeColor="text1"/>
        </w:rPr>
        <w:t>he</w:t>
      </w:r>
      <w:bookmarkEnd w:id="5"/>
      <w:r w:rsidRPr="2C4534DE" w:rsidR="567D63C4">
        <w:rPr>
          <w:rFonts w:ascii="Arial" w:hAnsi="Arial" w:eastAsia="Arial" w:cs="Arial"/>
          <w:color w:val="000000" w:themeColor="text1"/>
        </w:rPr>
        <w:t xml:space="preserve"> Hyde Park Substation peak load </w:t>
      </w:r>
      <w:r w:rsidRPr="2C4534DE" w:rsidR="0016760C">
        <w:rPr>
          <w:rFonts w:ascii="Arial" w:hAnsi="Arial" w:eastAsia="Arial" w:cs="Arial"/>
          <w:color w:val="000000" w:themeColor="text1"/>
        </w:rPr>
        <w:t xml:space="preserve">exceeded the station </w:t>
      </w:r>
      <w:bookmarkStart w:name="_Int_mgrYyDhf" w:id="6"/>
      <w:r w:rsidRPr="2C4534DE" w:rsidR="0016760C">
        <w:rPr>
          <w:rFonts w:ascii="Arial" w:hAnsi="Arial" w:eastAsia="Arial" w:cs="Arial"/>
          <w:color w:val="000000" w:themeColor="text1"/>
        </w:rPr>
        <w:t>firm</w:t>
      </w:r>
      <w:bookmarkEnd w:id="6"/>
      <w:r w:rsidRPr="2C4534DE" w:rsidR="0016760C">
        <w:rPr>
          <w:rFonts w:ascii="Arial" w:hAnsi="Arial" w:eastAsia="Arial" w:cs="Arial"/>
          <w:color w:val="000000" w:themeColor="text1"/>
        </w:rPr>
        <w:t xml:space="preserve"> </w:t>
      </w:r>
      <w:proofErr w:type="gramStart"/>
      <w:r w:rsidRPr="2C4534DE" w:rsidR="0016760C">
        <w:rPr>
          <w:rFonts w:ascii="Arial" w:hAnsi="Arial" w:eastAsia="Arial" w:cs="Arial"/>
          <w:color w:val="000000" w:themeColor="text1"/>
        </w:rPr>
        <w:t>capacity</w:t>
      </w:r>
      <w:proofErr w:type="gramEnd"/>
      <w:r w:rsidRPr="2C4534DE" w:rsidR="567D63C4">
        <w:rPr>
          <w:rFonts w:ascii="Arial" w:hAnsi="Arial" w:eastAsia="Arial" w:cs="Arial"/>
          <w:color w:val="000000" w:themeColor="text1"/>
        </w:rPr>
        <w:t xml:space="preserve"> 2025</w:t>
      </w:r>
      <w:r w:rsidRPr="2C4534DE" w:rsidR="3FF8DA9C">
        <w:rPr>
          <w:rFonts w:ascii="Arial" w:hAnsi="Arial" w:eastAsia="Arial" w:cs="Arial"/>
          <w:color w:val="000000" w:themeColor="text1"/>
        </w:rPr>
        <w:t>.</w:t>
      </w:r>
      <w:r w:rsidRPr="2C4534DE" w:rsidR="57547D91">
        <w:rPr>
          <w:rFonts w:ascii="Arial" w:hAnsi="Arial" w:eastAsia="Arial" w:cs="Arial"/>
          <w:color w:val="000000" w:themeColor="text1"/>
        </w:rPr>
        <w:t xml:space="preserve"> Continued load transfers are not a feasible option because </w:t>
      </w:r>
      <w:r w:rsidRPr="2C4534DE" w:rsidR="57547D91">
        <w:rPr>
          <w:rFonts w:ascii="Arial" w:hAnsi="Arial" w:eastAsia="Arial" w:cs="Arial"/>
        </w:rPr>
        <w:t xml:space="preserve">they reduce the existing circuit transfer capability, increase the existing distribution lines’ exposure, and </w:t>
      </w:r>
      <w:bookmarkStart w:name="_Int_QChOUdHA" w:id="7"/>
      <w:proofErr w:type="gramStart"/>
      <w:r w:rsidRPr="2C4534DE" w:rsidR="57547D91">
        <w:rPr>
          <w:rFonts w:ascii="Arial" w:hAnsi="Arial" w:eastAsia="Arial" w:cs="Arial"/>
        </w:rPr>
        <w:t>reduc</w:t>
      </w:r>
      <w:r w:rsidRPr="2C4534DE" w:rsidR="41794C58">
        <w:rPr>
          <w:rFonts w:ascii="Arial" w:hAnsi="Arial" w:eastAsia="Arial" w:cs="Arial"/>
        </w:rPr>
        <w:t>ing</w:t>
      </w:r>
      <w:bookmarkEnd w:id="7"/>
      <w:proofErr w:type="gramEnd"/>
      <w:r w:rsidRPr="2C4534DE" w:rsidR="57547D91">
        <w:rPr>
          <w:rFonts w:ascii="Arial" w:hAnsi="Arial" w:eastAsia="Arial" w:cs="Arial"/>
        </w:rPr>
        <w:t xml:space="preserve"> the spare capacity at the receiving Substation</w:t>
      </w:r>
      <w:r w:rsidRPr="2C4534DE" w:rsidR="6EAA7A59">
        <w:rPr>
          <w:rFonts w:ascii="Arial" w:hAnsi="Arial" w:eastAsia="Arial" w:cs="Arial"/>
        </w:rPr>
        <w:t>s</w:t>
      </w:r>
      <w:r w:rsidRPr="2C4534DE" w:rsidR="236440F4">
        <w:rPr>
          <w:rFonts w:ascii="Arial" w:hAnsi="Arial" w:eastAsia="Arial" w:cs="Arial"/>
        </w:rPr>
        <w:t>.</w:t>
      </w:r>
      <w:r w:rsidRPr="2C4534DE" w:rsidR="00D02178">
        <w:rPr>
          <w:rFonts w:ascii="Arial" w:hAnsi="Arial" w:eastAsia="Arial" w:cs="Arial"/>
        </w:rPr>
        <w:t xml:space="preserve"> </w:t>
      </w:r>
      <w:r w:rsidRPr="2C4534DE" w:rsidR="74F31030">
        <w:rPr>
          <w:rFonts w:ascii="Arial" w:hAnsi="Arial" w:eastAsia="Arial" w:cs="Arial"/>
        </w:rPr>
        <w:t xml:space="preserve">Any further transfers can only be done temporarily and are not a viable long-term solution. </w:t>
      </w:r>
      <w:r w:rsidRPr="2C4534DE" w:rsidR="00D02178">
        <w:rPr>
          <w:rFonts w:ascii="Arial" w:hAnsi="Arial" w:eastAsia="Arial" w:cs="Arial"/>
        </w:rPr>
        <w:t xml:space="preserve">Once emergency transfers are exhausted, </w:t>
      </w:r>
      <w:r w:rsidRPr="2C4534DE" w:rsidR="00292C0C">
        <w:rPr>
          <w:rFonts w:ascii="Arial" w:hAnsi="Arial" w:eastAsia="Arial" w:cs="Arial"/>
        </w:rPr>
        <w:t xml:space="preserve">the Company will need to </w:t>
      </w:r>
      <w:r w:rsidRPr="2C4534DE" w:rsidR="497A5784">
        <w:rPr>
          <w:rFonts w:ascii="Arial" w:hAnsi="Arial" w:eastAsia="Arial" w:cs="Arial"/>
        </w:rPr>
        <w:t>resort to</w:t>
      </w:r>
      <w:r w:rsidRPr="2C4534DE" w:rsidR="00292C0C">
        <w:rPr>
          <w:rFonts w:ascii="Arial" w:hAnsi="Arial" w:eastAsia="Arial" w:cs="Arial"/>
        </w:rPr>
        <w:t xml:space="preserve"> other measures</w:t>
      </w:r>
      <w:r w:rsidRPr="2C4534DE" w:rsidR="00EC212F">
        <w:rPr>
          <w:rFonts w:ascii="Arial" w:hAnsi="Arial" w:eastAsia="Arial" w:cs="Arial"/>
        </w:rPr>
        <w:t>,</w:t>
      </w:r>
      <w:r w:rsidRPr="2C4534DE" w:rsidR="00292C0C">
        <w:rPr>
          <w:rFonts w:ascii="Arial" w:hAnsi="Arial" w:eastAsia="Arial" w:cs="Arial"/>
        </w:rPr>
        <w:t xml:space="preserve"> such as the use of </w:t>
      </w:r>
      <w:r w:rsidRPr="2C4534DE" w:rsidR="380D0AF8">
        <w:rPr>
          <w:rFonts w:ascii="Arial" w:hAnsi="Arial" w:eastAsia="Arial" w:cs="Arial"/>
        </w:rPr>
        <w:t>spot</w:t>
      </w:r>
      <w:r w:rsidRPr="2C4534DE" w:rsidR="00292C0C">
        <w:rPr>
          <w:rFonts w:ascii="Arial" w:hAnsi="Arial" w:eastAsia="Arial" w:cs="Arial"/>
        </w:rPr>
        <w:t xml:space="preserve"> generation to pick up </w:t>
      </w:r>
      <w:r w:rsidRPr="2C4534DE" w:rsidR="0061215E">
        <w:rPr>
          <w:rFonts w:ascii="Arial" w:hAnsi="Arial" w:eastAsia="Arial" w:cs="Arial"/>
        </w:rPr>
        <w:t xml:space="preserve">any additional </w:t>
      </w:r>
      <w:r w:rsidRPr="2C4534DE" w:rsidR="00430583">
        <w:rPr>
          <w:rFonts w:ascii="Arial" w:hAnsi="Arial" w:eastAsia="Arial" w:cs="Arial"/>
        </w:rPr>
        <w:t xml:space="preserve">remaining </w:t>
      </w:r>
      <w:r w:rsidRPr="2C4534DE" w:rsidR="0EA31D86">
        <w:rPr>
          <w:rFonts w:ascii="Arial" w:hAnsi="Arial" w:eastAsia="Arial" w:cs="Arial"/>
        </w:rPr>
        <w:t xml:space="preserve">load. </w:t>
      </w:r>
      <w:r w:rsidRPr="2C4534DE" w:rsidR="362DB001">
        <w:rPr>
          <w:rFonts w:ascii="Arial" w:hAnsi="Arial" w:eastAsia="Arial" w:cs="Arial"/>
        </w:rPr>
        <w:t>T</w:t>
      </w:r>
      <w:r w:rsidRPr="2C4534DE" w:rsidR="338C1AFF">
        <w:rPr>
          <w:rFonts w:ascii="Arial" w:hAnsi="Arial" w:eastAsia="Arial" w:cs="Arial"/>
        </w:rPr>
        <w:t xml:space="preserve">he </w:t>
      </w:r>
      <w:r w:rsidRPr="2C4534DE" w:rsidR="3764449B">
        <w:rPr>
          <w:rFonts w:ascii="Arial" w:hAnsi="Arial" w:eastAsia="Arial" w:cs="Arial"/>
        </w:rPr>
        <w:t>BESS</w:t>
      </w:r>
      <w:r w:rsidRPr="2C4534DE" w:rsidR="425298C8">
        <w:rPr>
          <w:rFonts w:ascii="Arial" w:hAnsi="Arial" w:eastAsia="Arial" w:cs="Arial"/>
        </w:rPr>
        <w:t xml:space="preserve"> is needed</w:t>
      </w:r>
      <w:r w:rsidRPr="2C4534DE" w:rsidR="33C97569">
        <w:rPr>
          <w:rFonts w:ascii="Arial" w:hAnsi="Arial" w:eastAsia="Arial" w:cs="Arial"/>
        </w:rPr>
        <w:t xml:space="preserve"> </w:t>
      </w:r>
      <w:r w:rsidRPr="2C4534DE" w:rsidR="54573419">
        <w:rPr>
          <w:rFonts w:ascii="Arial" w:hAnsi="Arial" w:eastAsia="Arial" w:cs="Arial"/>
        </w:rPr>
        <w:t xml:space="preserve">to </w:t>
      </w:r>
      <w:r w:rsidRPr="2C4534DE" w:rsidR="650F1C66">
        <w:rPr>
          <w:rFonts w:ascii="Arial" w:hAnsi="Arial" w:eastAsia="Arial" w:cs="Arial"/>
        </w:rPr>
        <w:t xml:space="preserve">provide </w:t>
      </w:r>
      <w:r w:rsidRPr="2C4534DE" w:rsidR="652F4B06">
        <w:rPr>
          <w:rFonts w:ascii="Arial" w:hAnsi="Arial" w:eastAsia="Arial" w:cs="Arial"/>
        </w:rPr>
        <w:t>additional firm</w:t>
      </w:r>
      <w:r w:rsidRPr="2C4534DE" w:rsidR="650F1C66">
        <w:rPr>
          <w:rFonts w:ascii="Arial" w:hAnsi="Arial" w:eastAsia="Arial" w:cs="Arial"/>
        </w:rPr>
        <w:t xml:space="preserve"> capacity </w:t>
      </w:r>
      <w:r w:rsidRPr="2C4534DE" w:rsidR="00754A3B">
        <w:rPr>
          <w:rFonts w:ascii="Arial" w:hAnsi="Arial" w:eastAsia="Arial" w:cs="Arial"/>
        </w:rPr>
        <w:t>at S</w:t>
      </w:r>
      <w:r w:rsidRPr="2C4534DE" w:rsidR="5F28CF9D">
        <w:rPr>
          <w:rFonts w:ascii="Arial" w:hAnsi="Arial" w:eastAsia="Arial" w:cs="Arial"/>
        </w:rPr>
        <w:t>TA</w:t>
      </w:r>
      <w:r w:rsidRPr="2C4534DE" w:rsidR="00754A3B">
        <w:rPr>
          <w:rFonts w:ascii="Arial" w:hAnsi="Arial" w:eastAsia="Arial" w:cs="Arial"/>
        </w:rPr>
        <w:t xml:space="preserve"> 496</w:t>
      </w:r>
      <w:r w:rsidRPr="2C4534DE" w:rsidR="41046B3D">
        <w:rPr>
          <w:rFonts w:ascii="Arial" w:hAnsi="Arial" w:eastAsia="Arial" w:cs="Arial"/>
        </w:rPr>
        <w:t xml:space="preserve"> </w:t>
      </w:r>
      <w:r w:rsidRPr="2C4534DE" w:rsidR="001F2352">
        <w:rPr>
          <w:rFonts w:ascii="Arial" w:hAnsi="Arial" w:eastAsia="Arial" w:cs="Arial"/>
        </w:rPr>
        <w:t>(</w:t>
      </w:r>
      <w:r w:rsidRPr="2C4534DE" w:rsidR="650F1C66">
        <w:rPr>
          <w:rFonts w:ascii="Arial" w:hAnsi="Arial" w:eastAsia="Arial" w:cs="Arial"/>
        </w:rPr>
        <w:t>Hyde Park</w:t>
      </w:r>
      <w:r w:rsidRPr="2C4534DE" w:rsidR="00C466D3">
        <w:rPr>
          <w:rFonts w:ascii="Arial" w:hAnsi="Arial" w:eastAsia="Arial" w:cs="Arial"/>
        </w:rPr>
        <w:t>)</w:t>
      </w:r>
      <w:r w:rsidRPr="2C4534DE" w:rsidR="650F1C66">
        <w:rPr>
          <w:rFonts w:ascii="Arial" w:hAnsi="Arial" w:eastAsia="Arial" w:cs="Arial"/>
        </w:rPr>
        <w:t xml:space="preserve"> until </w:t>
      </w:r>
      <w:r w:rsidRPr="2C4534DE" w:rsidR="004A08A9">
        <w:rPr>
          <w:rFonts w:ascii="Arial" w:hAnsi="Arial" w:eastAsia="Arial" w:cs="Arial"/>
        </w:rPr>
        <w:t>construction</w:t>
      </w:r>
      <w:r w:rsidRPr="2C4534DE" w:rsidR="005100D4">
        <w:rPr>
          <w:rFonts w:ascii="Arial" w:hAnsi="Arial" w:eastAsia="Arial" w:cs="Arial"/>
        </w:rPr>
        <w:t xml:space="preserve"> is complete</w:t>
      </w:r>
      <w:r w:rsidRPr="2C4534DE" w:rsidR="00DC4080">
        <w:rPr>
          <w:rFonts w:ascii="Arial" w:hAnsi="Arial" w:eastAsia="Arial" w:cs="Arial"/>
        </w:rPr>
        <w:t xml:space="preserve"> and load can be transferred to </w:t>
      </w:r>
      <w:r w:rsidRPr="2C4534DE" w:rsidR="005100D4">
        <w:rPr>
          <w:rFonts w:ascii="Arial" w:hAnsi="Arial" w:eastAsia="Arial" w:cs="Arial"/>
        </w:rPr>
        <w:t>S</w:t>
      </w:r>
      <w:r w:rsidRPr="2C4534DE" w:rsidR="0E0DAADA">
        <w:rPr>
          <w:rFonts w:ascii="Arial" w:hAnsi="Arial" w:eastAsia="Arial" w:cs="Arial"/>
        </w:rPr>
        <w:t>TA</w:t>
      </w:r>
      <w:r w:rsidRPr="2C4534DE" w:rsidR="005100D4">
        <w:rPr>
          <w:rFonts w:ascii="Arial" w:hAnsi="Arial" w:eastAsia="Arial" w:cs="Arial"/>
        </w:rPr>
        <w:t xml:space="preserve"> </w:t>
      </w:r>
      <w:r w:rsidRPr="2C4534DE" w:rsidR="00DC4080">
        <w:rPr>
          <w:rFonts w:ascii="Arial" w:hAnsi="Arial" w:eastAsia="Arial" w:cs="Arial"/>
        </w:rPr>
        <w:t>494 (New England Ave).</w:t>
      </w:r>
    </w:p>
    <w:p w:rsidR="7E6F1AB5" w:rsidP="7E6F1AB5" w:rsidRDefault="7E6F1AB5" w14:paraId="58B5153B" w14:textId="6C432E1C">
      <w:pPr>
        <w:spacing w:after="0" w:line="240" w:lineRule="auto"/>
        <w:rPr>
          <w:rFonts w:ascii="Arial" w:hAnsi="Arial" w:eastAsia="Arial" w:cs="Arial"/>
        </w:rPr>
      </w:pPr>
    </w:p>
    <w:p w:rsidR="4A28E1FB" w:rsidP="7E6F1AB5" w:rsidRDefault="6B2835D3" w14:paraId="070AC9AE" w14:textId="6AEFA9C6">
      <w:pPr>
        <w:spacing w:after="0" w:line="240" w:lineRule="auto"/>
        <w:rPr>
          <w:rFonts w:ascii="Arial" w:hAnsi="Arial" w:eastAsia="Arial" w:cs="Arial"/>
          <w:color w:val="000000" w:themeColor="text1"/>
        </w:rPr>
      </w:pPr>
      <w:r w:rsidRPr="38587A3F" w:rsidR="6B2835D3">
        <w:rPr>
          <w:rFonts w:ascii="Arial" w:hAnsi="Arial" w:eastAsia="Arial" w:cs="Arial"/>
        </w:rPr>
        <w:t xml:space="preserve">The Project team </w:t>
      </w:r>
      <w:r w:rsidRPr="38587A3F" w:rsidR="0C99E85E">
        <w:rPr>
          <w:rFonts w:ascii="Arial" w:hAnsi="Arial" w:eastAsia="Arial" w:cs="Arial"/>
        </w:rPr>
        <w:t xml:space="preserve">is requesting approval </w:t>
      </w:r>
      <w:r w:rsidRPr="38587A3F" w:rsidR="0FFAC18A">
        <w:rPr>
          <w:rFonts w:ascii="Arial" w:hAnsi="Arial" w:eastAsia="Arial" w:cs="Arial"/>
        </w:rPr>
        <w:t>of this Material Order Exemption Request</w:t>
      </w:r>
      <w:r w:rsidRPr="38587A3F" w:rsidR="5AFD0D60">
        <w:rPr>
          <w:rFonts w:ascii="Arial" w:hAnsi="Arial" w:eastAsia="Arial" w:cs="Arial"/>
        </w:rPr>
        <w:t xml:space="preserve"> to </w:t>
      </w:r>
      <w:r w:rsidRPr="38587A3F" w:rsidR="4DED8928">
        <w:rPr>
          <w:rFonts w:ascii="Arial" w:hAnsi="Arial" w:eastAsia="Arial" w:cs="Arial"/>
        </w:rPr>
        <w:t xml:space="preserve">issue a </w:t>
      </w:r>
      <w:r w:rsidRPr="38587A3F" w:rsidR="3948075E">
        <w:rPr>
          <w:rFonts w:ascii="Arial" w:hAnsi="Arial" w:eastAsia="Arial" w:cs="Arial"/>
        </w:rPr>
        <w:t>Purchase</w:t>
      </w:r>
      <w:r w:rsidRPr="38587A3F" w:rsidR="2EDA2A2E">
        <w:rPr>
          <w:rFonts w:ascii="Arial" w:hAnsi="Arial" w:eastAsia="Arial" w:cs="Arial"/>
        </w:rPr>
        <w:t xml:space="preserve"> Order (</w:t>
      </w:r>
      <w:r w:rsidRPr="38587A3F" w:rsidR="4DED8928">
        <w:rPr>
          <w:rFonts w:ascii="Arial" w:hAnsi="Arial" w:eastAsia="Arial" w:cs="Arial"/>
        </w:rPr>
        <w:t>PO</w:t>
      </w:r>
      <w:r w:rsidRPr="38587A3F" w:rsidR="37D5A1D0">
        <w:rPr>
          <w:rFonts w:ascii="Arial" w:hAnsi="Arial" w:eastAsia="Arial" w:cs="Arial"/>
        </w:rPr>
        <w:t>)</w:t>
      </w:r>
      <w:r w:rsidRPr="38587A3F" w:rsidR="29E15611">
        <w:rPr>
          <w:rFonts w:ascii="Arial" w:hAnsi="Arial" w:eastAsia="Arial" w:cs="Arial"/>
        </w:rPr>
        <w:t xml:space="preserve"> with a </w:t>
      </w:r>
      <w:r w:rsidRPr="38587A3F" w:rsidR="6093EE0C">
        <w:rPr>
          <w:rFonts w:ascii="Arial" w:hAnsi="Arial" w:eastAsia="Arial" w:cs="Arial"/>
        </w:rPr>
        <w:t>Limited Notice to Proceed (</w:t>
      </w:r>
      <w:r w:rsidRPr="38587A3F" w:rsidR="4DED8928">
        <w:rPr>
          <w:rFonts w:ascii="Arial" w:hAnsi="Arial" w:eastAsia="Arial" w:cs="Arial"/>
        </w:rPr>
        <w:t>L</w:t>
      </w:r>
      <w:r w:rsidRPr="38587A3F" w:rsidR="29DFE385">
        <w:rPr>
          <w:rFonts w:ascii="Arial" w:hAnsi="Arial" w:eastAsia="Arial" w:cs="Arial"/>
        </w:rPr>
        <w:t>NT</w:t>
      </w:r>
      <w:r w:rsidRPr="38587A3F" w:rsidR="36489A10">
        <w:rPr>
          <w:rFonts w:ascii="Arial" w:hAnsi="Arial" w:eastAsia="Arial" w:cs="Arial"/>
        </w:rPr>
        <w:t>P</w:t>
      </w:r>
      <w:r w:rsidRPr="38587A3F" w:rsidR="17177CCD">
        <w:rPr>
          <w:rFonts w:ascii="Arial" w:hAnsi="Arial" w:eastAsia="Arial" w:cs="Arial"/>
        </w:rPr>
        <w:t>)</w:t>
      </w:r>
      <w:r w:rsidRPr="38587A3F" w:rsidR="5AFD0D60">
        <w:rPr>
          <w:rFonts w:ascii="Arial" w:hAnsi="Arial" w:eastAsia="Arial" w:cs="Arial"/>
        </w:rPr>
        <w:t xml:space="preserve"> </w:t>
      </w:r>
      <w:r w:rsidRPr="38587A3F" w:rsidR="2FA5B539">
        <w:rPr>
          <w:rFonts w:ascii="Arial" w:hAnsi="Arial" w:eastAsia="Arial" w:cs="Arial"/>
        </w:rPr>
        <w:t xml:space="preserve">with </w:t>
      </w:r>
      <w:r w:rsidRPr="38587A3F" w:rsidR="45219D2A">
        <w:rPr>
          <w:rFonts w:ascii="Arial" w:hAnsi="Arial" w:eastAsia="Arial" w:cs="Arial"/>
        </w:rPr>
        <w:t>NOMAD Power Sol</w:t>
      </w:r>
      <w:r w:rsidRPr="38587A3F" w:rsidR="39483B1E">
        <w:rPr>
          <w:rFonts w:ascii="Arial" w:hAnsi="Arial" w:eastAsia="Arial" w:cs="Arial"/>
        </w:rPr>
        <w:t>utions</w:t>
      </w:r>
      <w:r w:rsidRPr="38587A3F" w:rsidR="592FA68B">
        <w:rPr>
          <w:rFonts w:ascii="Arial" w:hAnsi="Arial" w:eastAsia="Arial" w:cs="Arial"/>
        </w:rPr>
        <w:t xml:space="preserve"> for </w:t>
      </w:r>
      <w:r w:rsidRPr="38587A3F" w:rsidR="5AFD0D60">
        <w:rPr>
          <w:rFonts w:ascii="Arial" w:hAnsi="Arial" w:eastAsia="Arial" w:cs="Arial"/>
        </w:rPr>
        <w:t>the Battery Energy Storage System (BESS)</w:t>
      </w:r>
      <w:r w:rsidRPr="38587A3F" w:rsidR="46D36126">
        <w:rPr>
          <w:rFonts w:ascii="Arial" w:hAnsi="Arial" w:eastAsia="Arial" w:cs="Arial"/>
        </w:rPr>
        <w:t xml:space="preserve">. This is </w:t>
      </w:r>
      <w:r w:rsidRPr="38587A3F" w:rsidR="46D36126">
        <w:rPr>
          <w:rFonts w:ascii="Arial" w:hAnsi="Arial" w:eastAsia="Arial" w:cs="Arial"/>
        </w:rPr>
        <w:t>required</w:t>
      </w:r>
      <w:r w:rsidRPr="38587A3F" w:rsidR="46D36126">
        <w:rPr>
          <w:rFonts w:ascii="Arial" w:hAnsi="Arial" w:eastAsia="Arial" w:cs="Arial"/>
        </w:rPr>
        <w:t xml:space="preserve"> </w:t>
      </w:r>
      <w:bookmarkStart w:name="_Int_2pxAKHUN" w:id="8"/>
      <w:r w:rsidRPr="38587A3F" w:rsidR="46D36126">
        <w:rPr>
          <w:rFonts w:ascii="Arial" w:hAnsi="Arial" w:eastAsia="Arial" w:cs="Arial"/>
        </w:rPr>
        <w:t>in order to</w:t>
      </w:r>
      <w:bookmarkEnd w:id="8"/>
      <w:r w:rsidRPr="38587A3F" w:rsidR="46D36126">
        <w:rPr>
          <w:rFonts w:ascii="Arial" w:hAnsi="Arial" w:eastAsia="Arial" w:cs="Arial"/>
        </w:rPr>
        <w:t xml:space="preserve"> </w:t>
      </w:r>
      <w:r w:rsidRPr="38587A3F" w:rsidR="78A17B24">
        <w:rPr>
          <w:rFonts w:ascii="Arial" w:hAnsi="Arial" w:eastAsia="Arial" w:cs="Arial"/>
        </w:rPr>
        <w:t xml:space="preserve">secure </w:t>
      </w:r>
      <w:r w:rsidRPr="38587A3F" w:rsidR="256918F9">
        <w:rPr>
          <w:rFonts w:ascii="Arial" w:hAnsi="Arial" w:eastAsia="Arial" w:cs="Arial"/>
        </w:rPr>
        <w:t xml:space="preserve">a </w:t>
      </w:r>
      <w:r w:rsidRPr="38587A3F" w:rsidR="78A17B24">
        <w:rPr>
          <w:rFonts w:ascii="Arial" w:hAnsi="Arial" w:eastAsia="Arial" w:cs="Arial"/>
        </w:rPr>
        <w:t xml:space="preserve">manufacturing </w:t>
      </w:r>
      <w:r w:rsidRPr="38587A3F" w:rsidR="256918F9">
        <w:rPr>
          <w:rFonts w:ascii="Arial" w:hAnsi="Arial" w:eastAsia="Arial" w:cs="Arial"/>
        </w:rPr>
        <w:t>slot and receive engineering drawings</w:t>
      </w:r>
      <w:r w:rsidRPr="38587A3F" w:rsidR="4F76EF1C">
        <w:rPr>
          <w:rFonts w:ascii="Arial" w:hAnsi="Arial" w:eastAsia="Arial" w:cs="Arial"/>
        </w:rPr>
        <w:t xml:space="preserve"> </w:t>
      </w:r>
      <w:r w:rsidRPr="38587A3F" w:rsidR="4F76EF1C">
        <w:rPr>
          <w:rFonts w:ascii="Arial" w:hAnsi="Arial" w:eastAsia="Arial" w:cs="Arial"/>
        </w:rPr>
        <w:t xml:space="preserve">and data </w:t>
      </w:r>
      <w:r w:rsidRPr="38587A3F" w:rsidR="256918F9">
        <w:rPr>
          <w:rFonts w:ascii="Arial" w:hAnsi="Arial" w:eastAsia="Arial" w:cs="Arial"/>
        </w:rPr>
        <w:t xml:space="preserve">so that </w:t>
      </w:r>
      <w:r w:rsidRPr="38587A3F" w:rsidR="7DDB84A5">
        <w:rPr>
          <w:rFonts w:ascii="Arial" w:hAnsi="Arial" w:eastAsia="Arial" w:cs="Arial"/>
        </w:rPr>
        <w:t xml:space="preserve">balance of plant equipment can be </w:t>
      </w:r>
      <w:r w:rsidRPr="38587A3F" w:rsidR="1BCD2D7C">
        <w:rPr>
          <w:rFonts w:ascii="Arial" w:hAnsi="Arial" w:eastAsia="Arial" w:cs="Arial"/>
        </w:rPr>
        <w:t>ordered,</w:t>
      </w:r>
      <w:r w:rsidRPr="38587A3F" w:rsidR="7DDB84A5">
        <w:rPr>
          <w:rFonts w:ascii="Arial" w:hAnsi="Arial" w:eastAsia="Arial" w:cs="Arial"/>
        </w:rPr>
        <w:t xml:space="preserve"> and </w:t>
      </w:r>
      <w:r w:rsidRPr="38587A3F" w:rsidR="256918F9">
        <w:rPr>
          <w:rFonts w:ascii="Arial" w:hAnsi="Arial" w:eastAsia="Arial" w:cs="Arial"/>
        </w:rPr>
        <w:t>the preliminary engineering design package can be completed.</w:t>
      </w:r>
    </w:p>
    <w:p w:rsidR="4A28E1FB" w:rsidP="7E6F1AB5" w:rsidRDefault="4A28E1FB" w14:paraId="1226062D" w14:textId="7185A565">
      <w:pPr>
        <w:spacing w:after="0" w:line="240" w:lineRule="auto"/>
        <w:rPr>
          <w:rFonts w:ascii="Arial" w:hAnsi="Arial" w:eastAsia="Arial" w:cs="Arial"/>
          <w:color w:val="000000" w:themeColor="text1"/>
        </w:rPr>
      </w:pPr>
    </w:p>
    <w:p w:rsidR="00274A65" w:rsidP="2F021D75" w:rsidRDefault="00274A65" w14:paraId="72AA1598" w14:textId="25932FDF">
      <w:pPr>
        <w:spacing w:after="0" w:line="240" w:lineRule="auto"/>
        <w:rPr>
          <w:rFonts w:ascii="Arial" w:hAnsi="Arial" w:eastAsia="Arial" w:cs="Arial"/>
          <w:color w:val="000000" w:themeColor="text1"/>
          <w:highlight w:val="yellow"/>
        </w:rPr>
      </w:pPr>
      <w:r w:rsidRPr="2C4534DE">
        <w:rPr>
          <w:rFonts w:ascii="Arial" w:hAnsi="Arial" w:eastAsia="Arial" w:cs="Arial"/>
          <w:color w:val="000000" w:themeColor="text1"/>
        </w:rPr>
        <w:t>The Hyde Park BESS</w:t>
      </w:r>
      <w:r w:rsidRPr="2C4534DE" w:rsidR="00FF7D7E">
        <w:rPr>
          <w:rFonts w:ascii="Arial" w:hAnsi="Arial" w:eastAsia="Arial" w:cs="Arial"/>
          <w:color w:val="000000" w:themeColor="text1"/>
        </w:rPr>
        <w:t xml:space="preserve"> </w:t>
      </w:r>
      <w:r w:rsidRPr="2C4534DE" w:rsidR="04769093">
        <w:rPr>
          <w:rFonts w:ascii="Arial" w:hAnsi="Arial" w:eastAsia="Arial" w:cs="Arial"/>
          <w:color w:val="000000" w:themeColor="text1"/>
        </w:rPr>
        <w:t xml:space="preserve">project is </w:t>
      </w:r>
      <w:r w:rsidRPr="2C4534DE" w:rsidR="00FF7D7E">
        <w:rPr>
          <w:rFonts w:ascii="Arial" w:hAnsi="Arial" w:eastAsia="Arial" w:cs="Arial"/>
          <w:color w:val="000000" w:themeColor="text1"/>
        </w:rPr>
        <w:t xml:space="preserve">scheduled to </w:t>
      </w:r>
      <w:r w:rsidRPr="2C4534DE" w:rsidR="490A8AF1">
        <w:rPr>
          <w:rFonts w:ascii="Arial" w:hAnsi="Arial" w:eastAsia="Arial" w:cs="Arial"/>
          <w:color w:val="000000" w:themeColor="text1"/>
        </w:rPr>
        <w:t>receive</w:t>
      </w:r>
      <w:r w:rsidRPr="2C4534DE" w:rsidR="00FF7D7E">
        <w:rPr>
          <w:rFonts w:ascii="Arial" w:hAnsi="Arial" w:eastAsia="Arial" w:cs="Arial"/>
          <w:color w:val="000000" w:themeColor="text1"/>
        </w:rPr>
        <w:t xml:space="preserve"> full funding in Q</w:t>
      </w:r>
      <w:r w:rsidRPr="2C4534DE" w:rsidR="109750C5">
        <w:rPr>
          <w:rFonts w:ascii="Arial" w:hAnsi="Arial" w:eastAsia="Arial" w:cs="Arial"/>
          <w:color w:val="000000" w:themeColor="text1"/>
        </w:rPr>
        <w:t>4 2026</w:t>
      </w:r>
      <w:r w:rsidRPr="2C4534DE" w:rsidR="491886FC">
        <w:rPr>
          <w:rFonts w:ascii="Arial" w:hAnsi="Arial" w:eastAsia="Arial" w:cs="Arial"/>
          <w:color w:val="000000" w:themeColor="text1"/>
        </w:rPr>
        <w:t xml:space="preserve">. </w:t>
      </w:r>
      <w:r w:rsidRPr="2C4534DE" w:rsidR="006309D9">
        <w:rPr>
          <w:rFonts w:ascii="Arial" w:hAnsi="Arial" w:eastAsia="Arial" w:cs="Arial"/>
          <w:color w:val="000000" w:themeColor="text1"/>
        </w:rPr>
        <w:t xml:space="preserve">Long Lead material must be received onsite in </w:t>
      </w:r>
      <w:r w:rsidRPr="2C4534DE" w:rsidR="59B65EFB">
        <w:rPr>
          <w:rFonts w:ascii="Arial" w:hAnsi="Arial" w:eastAsia="Arial" w:cs="Arial"/>
          <w:color w:val="000000" w:themeColor="text1"/>
        </w:rPr>
        <w:t>Q4 2027</w:t>
      </w:r>
    </w:p>
    <w:p w:rsidR="71322E1D" w:rsidP="71322E1D" w:rsidRDefault="71322E1D" w14:paraId="7B8B1605" w14:textId="74F5396C">
      <w:pPr>
        <w:spacing w:after="0" w:line="240" w:lineRule="auto"/>
        <w:rPr>
          <w:rFonts w:ascii="Arial" w:hAnsi="Arial" w:eastAsia="Arial" w:cs="Arial"/>
          <w:color w:val="FF0000"/>
        </w:rPr>
      </w:pPr>
    </w:p>
    <w:p w:rsidR="4E598605" w:rsidP="2F021D75" w:rsidRDefault="4E598605" w14:paraId="17F81FD0" w14:textId="782CD616">
      <w:pPr>
        <w:spacing w:after="0" w:line="240" w:lineRule="auto"/>
        <w:rPr>
          <w:rFonts w:ascii="Arial" w:hAnsi="Arial" w:eastAsia="Arial" w:cs="Arial"/>
        </w:rPr>
      </w:pPr>
    </w:p>
    <w:p w:rsidR="182D218C" w:rsidDel="0073144E" w:rsidP="2F021D75" w:rsidRDefault="182D218C" w14:paraId="7721CFB6" w14:textId="45AC6956">
      <w:pPr>
        <w:spacing w:after="160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 xml:space="preserve">To meet the lead time requirements for the current </w:t>
      </w:r>
      <w:r w:rsidRPr="2F021D75" w:rsidR="1C0B3931">
        <w:rPr>
          <w:rFonts w:ascii="Arial" w:hAnsi="Arial" w:eastAsia="Arial" w:cs="Arial"/>
        </w:rPr>
        <w:t>ISD</w:t>
      </w:r>
      <w:r w:rsidRPr="2F021D75">
        <w:rPr>
          <w:rFonts w:ascii="Arial" w:hAnsi="Arial" w:eastAsia="Arial" w:cs="Arial"/>
        </w:rPr>
        <w:t>, the project team must issue Purchase Orders (PO</w:t>
      </w:r>
      <w:r w:rsidRPr="2F021D75" w:rsidR="7B0E2A2E">
        <w:rPr>
          <w:rFonts w:ascii="Arial" w:hAnsi="Arial" w:eastAsia="Arial" w:cs="Arial"/>
        </w:rPr>
        <w:t>’</w:t>
      </w:r>
      <w:r w:rsidRPr="2F021D75">
        <w:rPr>
          <w:rFonts w:ascii="Arial" w:hAnsi="Arial" w:eastAsia="Arial" w:cs="Arial"/>
        </w:rPr>
        <w:t xml:space="preserve">s) </w:t>
      </w:r>
      <w:r w:rsidRPr="2F021D75" w:rsidR="33DAEDE1">
        <w:rPr>
          <w:rFonts w:ascii="Arial" w:hAnsi="Arial" w:eastAsia="Arial" w:cs="Arial"/>
        </w:rPr>
        <w:t>with a</w:t>
      </w:r>
      <w:r w:rsidRPr="2F021D75" w:rsidR="471975BD">
        <w:rPr>
          <w:rFonts w:ascii="Arial" w:hAnsi="Arial" w:eastAsia="Arial" w:cs="Arial"/>
        </w:rPr>
        <w:t xml:space="preserve"> </w:t>
      </w:r>
      <w:r w:rsidRPr="2F021D75">
        <w:rPr>
          <w:rFonts w:ascii="Arial" w:hAnsi="Arial" w:eastAsia="Arial" w:cs="Arial"/>
        </w:rPr>
        <w:t>Limited Notice to Proceed (LNTP)</w:t>
      </w:r>
      <w:r w:rsidRPr="2F021D75" w:rsidR="6C05C8C8">
        <w:rPr>
          <w:rFonts w:ascii="Arial" w:hAnsi="Arial" w:eastAsia="Arial" w:cs="Arial"/>
        </w:rPr>
        <w:t xml:space="preserve">, </w:t>
      </w:r>
      <w:r w:rsidRPr="2F021D75" w:rsidR="59F30A6D">
        <w:rPr>
          <w:rFonts w:ascii="Arial" w:hAnsi="Arial" w:eastAsia="Arial" w:cs="Arial"/>
        </w:rPr>
        <w:t>well</w:t>
      </w:r>
      <w:r w:rsidRPr="2F021D75" w:rsidR="6C05C8C8">
        <w:rPr>
          <w:rFonts w:ascii="Arial" w:hAnsi="Arial" w:eastAsia="Arial" w:cs="Arial"/>
        </w:rPr>
        <w:t xml:space="preserve"> ahead of Full Funding</w:t>
      </w:r>
      <w:r w:rsidRPr="2F021D75" w:rsidR="06EF95B1">
        <w:rPr>
          <w:rFonts w:ascii="Arial" w:hAnsi="Arial" w:eastAsia="Arial" w:cs="Arial"/>
        </w:rPr>
        <w:t xml:space="preserve"> approva</w:t>
      </w:r>
      <w:r w:rsidRPr="2F021D75" w:rsidR="00F7440D">
        <w:rPr>
          <w:rFonts w:ascii="Arial" w:hAnsi="Arial" w:eastAsia="Arial" w:cs="Arial"/>
        </w:rPr>
        <w:t>l</w:t>
      </w:r>
      <w:r w:rsidRPr="2F021D75" w:rsidR="37B12A7C">
        <w:rPr>
          <w:rFonts w:ascii="Arial" w:hAnsi="Arial" w:eastAsia="Arial" w:cs="Arial"/>
        </w:rPr>
        <w:t>.</w:t>
      </w:r>
    </w:p>
    <w:p w:rsidR="182D218C" w:rsidDel="0073144E" w:rsidP="71322E1D" w:rsidRDefault="182D218C" w14:paraId="2740664D" w14:textId="7078ED4F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 w:rsidRPr="246AF5DD">
        <w:rPr>
          <w:rFonts w:ascii="Arial" w:hAnsi="Arial" w:eastAsia="Arial" w:cs="Arial"/>
        </w:rPr>
        <w:t>BESS Battery System</w:t>
      </w:r>
    </w:p>
    <w:p w:rsidR="7E6F1AB5" w:rsidDel="00B8526C" w:rsidP="2F021D75" w:rsidRDefault="7E6F1AB5" w14:paraId="62204F90" w14:textId="16921BA8">
      <w:pPr>
        <w:spacing w:after="0" w:line="240" w:lineRule="auto"/>
        <w:ind w:left="720"/>
        <w:rPr>
          <w:rFonts w:ascii="Arial" w:hAnsi="Arial" w:eastAsia="Arial" w:cs="Arial"/>
        </w:rPr>
      </w:pPr>
    </w:p>
    <w:p w:rsidR="767ED3AE" w:rsidP="2F021D75" w:rsidRDefault="152536C8" w14:paraId="1EC3A686" w14:textId="7BA14747">
      <w:pPr>
        <w:spacing w:before="120" w:beforeAutospacing="1" w:after="120" w:afterAutospacing="1" w:line="240" w:lineRule="auto"/>
        <w:rPr>
          <w:rFonts w:ascii="Arial" w:hAnsi="Arial" w:eastAsia="Arial" w:cs="Arial"/>
        </w:rPr>
      </w:pPr>
      <w:bookmarkStart w:name="_Int_TvMv2ftg" w:id="12"/>
      <w:bookmarkEnd w:id="12"/>
      <w:r w:rsidRPr="2C4534DE">
        <w:rPr>
          <w:rFonts w:ascii="Arial" w:hAnsi="Arial" w:eastAsia="Arial" w:cs="Arial"/>
        </w:rPr>
        <w:t xml:space="preserve">The project team </w:t>
      </w:r>
      <w:r w:rsidRPr="2C4534DE" w:rsidR="497E0E45">
        <w:rPr>
          <w:rFonts w:ascii="Arial" w:hAnsi="Arial" w:eastAsia="Arial" w:cs="Arial"/>
        </w:rPr>
        <w:t xml:space="preserve">requests </w:t>
      </w:r>
      <w:r w:rsidRPr="2C4534DE" w:rsidR="48968935">
        <w:rPr>
          <w:rFonts w:ascii="Arial" w:hAnsi="Arial" w:eastAsia="Arial" w:cs="Arial"/>
        </w:rPr>
        <w:t>authorization</w:t>
      </w:r>
      <w:r w:rsidRPr="2C4534DE" w:rsidR="49D4973C">
        <w:rPr>
          <w:rFonts w:ascii="Arial" w:hAnsi="Arial" w:eastAsia="Arial" w:cs="Arial"/>
        </w:rPr>
        <w:t xml:space="preserve"> </w:t>
      </w:r>
      <w:r w:rsidRPr="2C4534DE" w:rsidR="2CD8A377">
        <w:rPr>
          <w:rFonts w:ascii="Arial" w:hAnsi="Arial" w:eastAsia="Arial" w:cs="Arial"/>
        </w:rPr>
        <w:t>of this</w:t>
      </w:r>
      <w:r w:rsidRPr="2C4534DE">
        <w:rPr>
          <w:rFonts w:ascii="Arial" w:hAnsi="Arial" w:eastAsia="Arial" w:cs="Arial"/>
        </w:rPr>
        <w:t xml:space="preserve"> material order </w:t>
      </w:r>
      <w:r w:rsidRPr="2C4534DE" w:rsidR="0316C02B">
        <w:rPr>
          <w:rFonts w:ascii="Arial" w:hAnsi="Arial" w:eastAsia="Arial" w:cs="Arial"/>
        </w:rPr>
        <w:t xml:space="preserve">exception </w:t>
      </w:r>
      <w:r w:rsidRPr="2C4534DE" w:rsidR="763A72F5">
        <w:rPr>
          <w:rFonts w:ascii="Arial" w:hAnsi="Arial" w:eastAsia="Arial" w:cs="Arial"/>
        </w:rPr>
        <w:t xml:space="preserve">request </w:t>
      </w:r>
      <w:r w:rsidRPr="2C4534DE" w:rsidR="0316C02B">
        <w:rPr>
          <w:rFonts w:ascii="Arial" w:hAnsi="Arial" w:eastAsia="Arial" w:cs="Arial"/>
        </w:rPr>
        <w:t xml:space="preserve">form </w:t>
      </w:r>
      <w:r w:rsidRPr="2C4534DE">
        <w:rPr>
          <w:rFonts w:ascii="Arial" w:hAnsi="Arial" w:eastAsia="Arial" w:cs="Arial"/>
        </w:rPr>
        <w:t xml:space="preserve">to secure </w:t>
      </w:r>
      <w:r w:rsidRPr="2C4534DE" w:rsidR="000742A9">
        <w:rPr>
          <w:rFonts w:ascii="Arial" w:hAnsi="Arial" w:eastAsia="Arial" w:cs="Arial"/>
        </w:rPr>
        <w:t>the</w:t>
      </w:r>
      <w:r w:rsidRPr="2C4534DE" w:rsidR="00870EA7">
        <w:rPr>
          <w:rFonts w:ascii="Arial" w:hAnsi="Arial" w:eastAsia="Arial" w:cs="Arial"/>
        </w:rPr>
        <w:t xml:space="preserve"> </w:t>
      </w:r>
      <w:r w:rsidRPr="2C4534DE" w:rsidR="007507B4">
        <w:rPr>
          <w:rFonts w:ascii="Arial" w:hAnsi="Arial" w:eastAsia="Arial" w:cs="Arial"/>
        </w:rPr>
        <w:t xml:space="preserve">Battery portion of the </w:t>
      </w:r>
      <w:r w:rsidRPr="2C4534DE" w:rsidR="000742A9">
        <w:rPr>
          <w:rFonts w:ascii="Arial" w:hAnsi="Arial" w:eastAsia="Arial" w:cs="Arial"/>
        </w:rPr>
        <w:t>BESS</w:t>
      </w:r>
      <w:r w:rsidRPr="2C4534DE">
        <w:rPr>
          <w:rFonts w:ascii="Arial" w:hAnsi="Arial" w:eastAsia="Arial" w:cs="Arial"/>
        </w:rPr>
        <w:t xml:space="preserve"> through the timely issuance of the Purchase Order</w:t>
      </w:r>
      <w:r w:rsidRPr="2C4534DE" w:rsidR="0316C02B">
        <w:rPr>
          <w:rFonts w:ascii="Arial" w:hAnsi="Arial" w:eastAsia="Arial" w:cs="Arial"/>
        </w:rPr>
        <w:t>s</w:t>
      </w:r>
      <w:r w:rsidRPr="2C4534DE" w:rsidR="48968935">
        <w:rPr>
          <w:rFonts w:ascii="Arial" w:hAnsi="Arial" w:eastAsia="Arial" w:cs="Arial"/>
        </w:rPr>
        <w:t xml:space="preserve"> </w:t>
      </w:r>
      <w:proofErr w:type="gramStart"/>
      <w:r w:rsidRPr="2C4534DE" w:rsidR="48968935">
        <w:rPr>
          <w:rFonts w:ascii="Arial" w:hAnsi="Arial" w:eastAsia="Arial" w:cs="Arial"/>
        </w:rPr>
        <w:t>in order to</w:t>
      </w:r>
      <w:proofErr w:type="gramEnd"/>
      <w:r w:rsidRPr="2C4534DE" w:rsidR="48968935">
        <w:rPr>
          <w:rFonts w:ascii="Arial" w:hAnsi="Arial" w:eastAsia="Arial" w:cs="Arial"/>
        </w:rPr>
        <w:t xml:space="preserve"> keep the current project ISD</w:t>
      </w:r>
      <w:r w:rsidRPr="2C4534DE" w:rsidR="7EE55A02">
        <w:rPr>
          <w:rFonts w:ascii="Arial" w:hAnsi="Arial" w:eastAsia="Arial" w:cs="Arial"/>
        </w:rPr>
        <w:t xml:space="preserve"> </w:t>
      </w:r>
      <w:r w:rsidRPr="2C4534DE" w:rsidR="0BA97114">
        <w:rPr>
          <w:rFonts w:ascii="Arial" w:hAnsi="Arial" w:eastAsia="Arial" w:cs="Arial"/>
        </w:rPr>
        <w:t>of August 2028</w:t>
      </w:r>
      <w:r w:rsidRPr="2C4534DE">
        <w:rPr>
          <w:rFonts w:ascii="Arial" w:hAnsi="Arial" w:eastAsia="Arial" w:cs="Arial"/>
        </w:rPr>
        <w:t>.</w:t>
      </w:r>
    </w:p>
    <w:p w:rsidR="0034562E" w:rsidP="2F021D75" w:rsidRDefault="0034562E" w14:paraId="1E77DF66" w14:textId="39374E22">
      <w:pPr>
        <w:spacing w:before="120" w:after="120" w:line="240" w:lineRule="auto"/>
        <w:rPr>
          <w:rFonts w:ascii="Arial" w:hAnsi="Arial" w:eastAsia="Arial" w:cs="Arial"/>
        </w:rPr>
      </w:pPr>
    </w:p>
    <w:tbl>
      <w:tblPr>
        <w:tblW w:w="8820" w:type="dxa"/>
        <w:tblInd w:w="810" w:type="dxa"/>
        <w:tblLook w:val="04A0" w:firstRow="1" w:lastRow="0" w:firstColumn="1" w:lastColumn="0" w:noHBand="0" w:noVBand="1"/>
      </w:tblPr>
      <w:tblGrid>
        <w:gridCol w:w="3960"/>
        <w:gridCol w:w="4860"/>
      </w:tblGrid>
      <w:tr w:rsidRPr="00A91000" w:rsidR="008A2862" w:rsidTr="2F021D75" w14:paraId="6FBB3308" w14:textId="77777777">
        <w:trPr>
          <w:trHeight w:val="53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A91000" w:rsidR="008A2862" w:rsidP="007E717A" w:rsidRDefault="008A2862" w14:paraId="00B782E3" w14:textId="1A894063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High Level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Milestones​</w:t>
            </w:r>
            <w:r w:rsidRPr="00A91000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​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A91000" w:rsidR="008A2862" w:rsidP="008A2862" w:rsidRDefault="009A5ECB" w14:paraId="1B24E19C" w14:textId="767631CA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HYDE PARK BESS</w:t>
            </w:r>
          </w:p>
        </w:tc>
      </w:tr>
      <w:tr w:rsidRPr="00A91000" w:rsidR="008A2862" w:rsidTr="2F021D75" w14:paraId="7308F344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8A2862" w:rsidP="007E717A" w:rsidRDefault="00075175" w14:paraId="7BA1A979" w14:textId="5F751A5E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color w:val="000000"/>
                <w:sz w:val="16"/>
                <w:szCs w:val="16"/>
              </w:rPr>
              <w:t>Work Order #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8A2862" w:rsidP="008A2862" w:rsidRDefault="009A5ECB" w14:paraId="03EF72A2" w14:textId="3B142CC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 w:rsidRPr="009A5ECB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80089926</w:t>
            </w:r>
          </w:p>
        </w:tc>
      </w:tr>
      <w:tr w:rsidRPr="00A91000" w:rsidR="00BE347D" w:rsidTr="2F021D75" w14:paraId="283AB1CB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BE347D" w:rsidP="00BE347D" w:rsidRDefault="00BE347D" w14:paraId="20E739BE" w14:textId="2848A769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 xml:space="preserve">Preliminary </w:t>
            </w: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Design Complete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BE347D" w:rsidP="4E598605" w:rsidRDefault="19B67EF0" w14:paraId="619EE817" w14:textId="79D758E0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Sep 2026</w:t>
            </w:r>
          </w:p>
        </w:tc>
      </w:tr>
      <w:tr w:rsidRPr="00A91000" w:rsidR="00BE347D" w:rsidTr="2F021D75" w14:paraId="770EF0AB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BE347D" w:rsidP="00BE347D" w:rsidRDefault="00BE347D" w14:paraId="6EC380C0" w14:textId="5E535521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Detailed</w:t>
            </w: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 xml:space="preserve"> Design Complete​</w:t>
            </w: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​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BE347D" w:rsidP="4E598605" w:rsidRDefault="3B42EAC3" w14:paraId="5D2F34F1" w14:textId="69D6BE5F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Apr</w:t>
            </w:r>
            <w:r w:rsidRPr="1A456013" w:rsidR="39DA26AA">
              <w:rPr>
                <w:rFonts w:ascii="Arial" w:hAnsi="Arial" w:eastAsia="Times New Roman" w:cs="Arial"/>
                <w:sz w:val="16"/>
                <w:szCs w:val="16"/>
              </w:rPr>
              <w:t xml:space="preserve"> 2027</w:t>
            </w:r>
            <w:r w:rsidRPr="1A456013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</w:p>
        </w:tc>
      </w:tr>
      <w:tr w:rsidRPr="00A91000" w:rsidR="00BE347D" w:rsidTr="2F021D75" w14:paraId="70F85DE1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BE347D" w:rsidP="2F021D75" w:rsidRDefault="02211C41" w14:paraId="1333B846" w14:textId="565779DA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 w:themeColor="text1"/>
                <w:sz w:val="16"/>
                <w:szCs w:val="16"/>
              </w:rPr>
            </w:pPr>
            <w:r w:rsidRPr="2F021D75">
              <w:rPr>
                <w:rFonts w:ascii="Arial" w:hAnsi="Arial" w:eastAsia="Times New Roman" w:cs="Arial"/>
                <w:b/>
                <w:bCs/>
                <w:color w:val="000000" w:themeColor="text1"/>
                <w:sz w:val="16"/>
                <w:szCs w:val="16"/>
              </w:rPr>
              <w:t>Full Funding EPAC​</w:t>
            </w:r>
            <w:r w:rsidRPr="2F021D75">
              <w:rPr>
                <w:rFonts w:ascii="Arial" w:hAnsi="Arial" w:eastAsia="Times New Roman" w:cs="Arial"/>
                <w:b/>
                <w:bCs/>
                <w:color w:val="000000" w:themeColor="text1"/>
                <w:sz w:val="20"/>
                <w:szCs w:val="20"/>
              </w:rPr>
              <w:t>​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BE347D" w:rsidP="4E598605" w:rsidRDefault="16CA734B" w14:paraId="42311B7D" w14:textId="7FB88776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Dec 2026</w:t>
            </w:r>
          </w:p>
        </w:tc>
      </w:tr>
      <w:tr w:rsidRPr="00A91000" w:rsidR="00485BCB" w:rsidTr="2F021D75" w14:paraId="21C56F7D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RDefault="00485BCB" w14:paraId="033667EB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IFC Design Complete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P="4E598605" w:rsidRDefault="67CB211E" w14:paraId="593D5A7E" w14:textId="01E12096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May</w:t>
            </w:r>
            <w:r w:rsidRPr="1A456013" w:rsidR="5881E0DE">
              <w:rPr>
                <w:rFonts w:ascii="Arial" w:hAnsi="Arial" w:eastAsia="Times New Roman" w:cs="Arial"/>
                <w:sz w:val="16"/>
                <w:szCs w:val="16"/>
              </w:rPr>
              <w:t xml:space="preserve"> 202</w:t>
            </w:r>
            <w:r w:rsidRPr="1A456013" w:rsidR="60C2B486">
              <w:rPr>
                <w:rFonts w:ascii="Arial" w:hAnsi="Arial" w:eastAsia="Times New Roman" w:cs="Arial"/>
                <w:sz w:val="16"/>
                <w:szCs w:val="16"/>
              </w:rPr>
              <w:t>7</w:t>
            </w:r>
          </w:p>
        </w:tc>
      </w:tr>
      <w:tr w:rsidRPr="00A91000" w:rsidR="00485BCB" w:rsidTr="2F021D75" w14:paraId="01F6D92C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RDefault="00485BCB" w14:paraId="2E52E57A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Start of Construction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P="4E598605" w:rsidRDefault="136A951A" w14:paraId="3D3A55B5" w14:textId="774B08A8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Aug 2027</w:t>
            </w:r>
          </w:p>
        </w:tc>
      </w:tr>
      <w:tr w:rsidRPr="00A91000" w:rsidR="00485BCB" w:rsidTr="2F021D75" w14:paraId="476463CB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RDefault="00485BCB" w14:paraId="75F62D5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Planned Material On-Site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P="1A456013" w:rsidRDefault="0A895B29" w14:paraId="00368A4D" w14:textId="358E6C70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Nov 2027</w:t>
            </w:r>
          </w:p>
        </w:tc>
      </w:tr>
      <w:tr w:rsidRPr="00A91000" w:rsidR="00485BCB" w:rsidTr="2F021D75" w14:paraId="76F003D9" w14:textId="77777777">
        <w:trPr>
          <w:trHeight w:val="300"/>
        </w:trPr>
        <w:tc>
          <w:tcPr>
            <w:tcW w:w="3960" w:type="dxa"/>
            <w:tcBorders>
              <w:top w:val="nil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RDefault="00485BCB" w14:paraId="715548F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</w:pP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</w:rPr>
              <w:t>In-Service Date​</w:t>
            </w:r>
            <w:r w:rsidRPr="00A91000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​</w:t>
            </w:r>
          </w:p>
        </w:tc>
        <w:tc>
          <w:tcPr>
            <w:tcW w:w="4860" w:type="dxa"/>
            <w:tcBorders>
              <w:top w:val="nil"/>
              <w:left w:val="nil"/>
              <w:bottom w:val="single" w:color="auto" w:sz="8" w:space="0"/>
              <w:right w:val="single" w:color="FFFFFF" w:themeColor="background1" w:sz="8" w:space="0"/>
            </w:tcBorders>
            <w:vAlign w:val="center"/>
            <w:hideMark/>
          </w:tcPr>
          <w:p w:rsidRPr="00A91000" w:rsidR="00485BCB" w:rsidP="4E598605" w:rsidRDefault="27F2BDDC" w14:paraId="6FDC7135" w14:textId="7D94E953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1A456013">
              <w:rPr>
                <w:rFonts w:ascii="Arial" w:hAnsi="Arial" w:eastAsia="Times New Roman" w:cs="Arial"/>
                <w:sz w:val="16"/>
                <w:szCs w:val="16"/>
              </w:rPr>
              <w:t>Aug 2028</w:t>
            </w:r>
          </w:p>
        </w:tc>
      </w:tr>
    </w:tbl>
    <w:p w:rsidR="00485BCB" w:rsidP="00B04FE0" w:rsidRDefault="00485BCB" w14:paraId="0D3B5FD0" w14:textId="27EFF3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2"/>
          <w:szCs w:val="12"/>
        </w:rPr>
      </w:pPr>
    </w:p>
    <w:p w:rsidRPr="008F4AA2" w:rsidR="00C3526A" w:rsidP="007E717A" w:rsidRDefault="6ED38EC4" w14:paraId="14DB366B" w14:textId="4926DC34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2F021D75">
        <w:rPr>
          <w:rFonts w:ascii="Arial" w:hAnsi="Arial" w:cs="Arial"/>
          <w:sz w:val="20"/>
          <w:szCs w:val="20"/>
        </w:rPr>
        <w:t xml:space="preserve">The </w:t>
      </w:r>
      <w:r w:rsidRPr="2F021D75" w:rsidR="53911E19">
        <w:rPr>
          <w:rFonts w:ascii="Arial" w:hAnsi="Arial" w:cs="Arial"/>
          <w:sz w:val="20"/>
          <w:szCs w:val="20"/>
        </w:rPr>
        <w:t xml:space="preserve">P6 Schedule has been developed under </w:t>
      </w:r>
      <w:r w:rsidRPr="2F021D75">
        <w:rPr>
          <w:rFonts w:ascii="Arial" w:hAnsi="Arial" w:cs="Arial"/>
          <w:sz w:val="20"/>
          <w:szCs w:val="20"/>
        </w:rPr>
        <w:t>Work Order</w:t>
      </w:r>
      <w:r w:rsidRPr="2F021D75" w:rsidR="53911E19">
        <w:rPr>
          <w:rFonts w:ascii="Arial" w:hAnsi="Arial" w:cs="Arial"/>
          <w:sz w:val="20"/>
          <w:szCs w:val="20"/>
        </w:rPr>
        <w:t>#</w:t>
      </w:r>
      <w:r w:rsidRPr="2F021D75" w:rsidR="12203689">
        <w:rPr>
          <w:rFonts w:ascii="Arial" w:hAnsi="Arial" w:cs="Arial"/>
          <w:sz w:val="20"/>
          <w:szCs w:val="20"/>
        </w:rPr>
        <w:t xml:space="preserve"> </w:t>
      </w:r>
      <w:r w:rsidRPr="2F021D75" w:rsidR="50E56019">
        <w:rPr>
          <w:rFonts w:ascii="Arial" w:hAnsi="Arial" w:cs="Arial"/>
          <w:sz w:val="20"/>
          <w:szCs w:val="20"/>
        </w:rPr>
        <w:t xml:space="preserve">80089926 </w:t>
      </w:r>
      <w:r w:rsidRPr="2F021D75" w:rsidR="12203689">
        <w:rPr>
          <w:rFonts w:ascii="Arial" w:hAnsi="Arial" w:cs="Arial"/>
          <w:sz w:val="20"/>
          <w:szCs w:val="20"/>
        </w:rPr>
        <w:t>a</w:t>
      </w:r>
      <w:r w:rsidRPr="2F021D75" w:rsidR="0A0AE50E">
        <w:rPr>
          <w:rFonts w:ascii="Arial" w:hAnsi="Arial" w:cs="Arial"/>
          <w:sz w:val="20"/>
          <w:szCs w:val="20"/>
        </w:rPr>
        <w:t>nd is in Active status for reporting.</w:t>
      </w:r>
      <w:r w:rsidRPr="2F021D75" w:rsidR="097EDE53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Pr="008F4AA2" w:rsidR="00A70526" w:rsidP="098AA4EB" w:rsidRDefault="00A70526" w14:paraId="0886FDBE" w14:textId="267931B6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</w:p>
    <w:p w:rsidRPr="008F4AA2" w:rsidR="00A70526" w:rsidP="098AA4EB" w:rsidRDefault="00A70526" w14:paraId="7C89E2E4" w14:textId="6395D8B1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b w:val="1"/>
          <w:bCs w:val="1"/>
          <w:color w:val="000000" w:themeColor="text1"/>
          <w:sz w:val="20"/>
          <w:szCs w:val="20"/>
          <w:u w:val="single"/>
        </w:rPr>
      </w:pPr>
    </w:p>
    <w:p w:rsidR="38587A3F" w:rsidP="38587A3F" w:rsidRDefault="38587A3F" w14:paraId="3A9C3505" w14:textId="6DA0FAAC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7C242EA7" w14:textId="2489A42E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3A73A4B3" w14:textId="7D8DB230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0DDDB2B0" w14:textId="6B3CF730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4A96043A" w14:textId="07FD0105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5B6FE2BA" w14:textId="7E39503F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4200D824" w14:textId="37632CC8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551A1532" w14:textId="72CE1A75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="38587A3F" w:rsidP="38587A3F" w:rsidRDefault="38587A3F" w14:paraId="0A6ECC0E" w14:textId="5FC43E5D">
      <w:pPr>
        <w:spacing w:before="120" w:after="12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</w:p>
    <w:p w:rsidRPr="008F4AA2" w:rsidR="00A70526" w:rsidP="2F021D75" w:rsidRDefault="3412F5FF" w14:paraId="1B7086A1" w14:textId="1CBD0DC4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2F021D75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Plan to Fund Material Order</w:t>
      </w:r>
      <w:r w:rsidRPr="2F021D75" w:rsidR="343469B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:</w:t>
      </w:r>
    </w:p>
    <w:p w:rsidR="246AF5DD" w:rsidP="7D55C7C7" w:rsidRDefault="000430A4" w14:paraId="15C45476" w14:textId="032E1EF6">
      <w:pPr>
        <w:spacing w:beforeAutospacing="1" w:afterAutospacing="1" w:line="240" w:lineRule="auto"/>
        <w:rPr>
          <w:rFonts w:ascii="Arial" w:hAnsi="Arial" w:eastAsia="Arial" w:cs="Arial"/>
        </w:rPr>
      </w:pPr>
      <w:r w:rsidRPr="7D55C7C7">
        <w:rPr>
          <w:rFonts w:ascii="Arial" w:hAnsi="Arial" w:eastAsia="Arial" w:cs="Arial"/>
        </w:rPr>
        <w:t>Partial funding requests</w:t>
      </w:r>
      <w:r w:rsidRPr="7D55C7C7" w:rsidR="001C4947">
        <w:rPr>
          <w:rFonts w:ascii="Arial" w:hAnsi="Arial" w:eastAsia="Arial" w:cs="Arial"/>
        </w:rPr>
        <w:t xml:space="preserve"> </w:t>
      </w:r>
      <w:r w:rsidRPr="7D55C7C7" w:rsidR="357ED687">
        <w:rPr>
          <w:rFonts w:ascii="Arial" w:hAnsi="Arial" w:eastAsia="Arial" w:cs="Arial"/>
        </w:rPr>
        <w:t>are August</w:t>
      </w:r>
      <w:r w:rsidRPr="7D55C7C7" w:rsidR="00F63A4A">
        <w:rPr>
          <w:rFonts w:ascii="Arial" w:hAnsi="Arial" w:eastAsia="Arial" w:cs="Arial"/>
        </w:rPr>
        <w:t xml:space="preserve"> 14</w:t>
      </w:r>
      <w:r w:rsidRPr="7D55C7C7" w:rsidR="495C017F">
        <w:rPr>
          <w:rFonts w:ascii="Arial" w:hAnsi="Arial" w:eastAsia="Arial" w:cs="Arial"/>
        </w:rPr>
        <w:t>, 2023</w:t>
      </w:r>
      <w:r w:rsidRPr="7D55C7C7" w:rsidR="00F63A4A">
        <w:rPr>
          <w:rFonts w:ascii="Arial" w:hAnsi="Arial" w:eastAsia="Arial" w:cs="Arial"/>
        </w:rPr>
        <w:t xml:space="preserve"> </w:t>
      </w:r>
      <w:r w:rsidRPr="7D55C7C7" w:rsidR="001C4947">
        <w:rPr>
          <w:rFonts w:ascii="Arial" w:hAnsi="Arial" w:eastAsia="Arial" w:cs="Arial"/>
        </w:rPr>
        <w:t xml:space="preserve">(Rev 0), </w:t>
      </w:r>
      <w:r w:rsidRPr="7D55C7C7" w:rsidR="006156EA">
        <w:rPr>
          <w:rFonts w:ascii="Arial" w:hAnsi="Arial" w:eastAsia="Arial" w:cs="Arial"/>
        </w:rPr>
        <w:t>February</w:t>
      </w:r>
      <w:r w:rsidRPr="7D55C7C7" w:rsidR="00F63A4A">
        <w:rPr>
          <w:rFonts w:ascii="Arial" w:hAnsi="Arial" w:eastAsia="Arial" w:cs="Arial"/>
        </w:rPr>
        <w:t xml:space="preserve"> 15, 2024 </w:t>
      </w:r>
      <w:r w:rsidRPr="7D55C7C7" w:rsidR="001C4947">
        <w:rPr>
          <w:rFonts w:ascii="Arial" w:hAnsi="Arial" w:eastAsia="Arial" w:cs="Arial"/>
        </w:rPr>
        <w:t>(Rev 1),</w:t>
      </w:r>
      <w:r w:rsidRPr="7D55C7C7" w:rsidR="00F63A4A">
        <w:rPr>
          <w:rFonts w:ascii="Arial" w:hAnsi="Arial" w:eastAsia="Arial" w:cs="Arial"/>
        </w:rPr>
        <w:t xml:space="preserve"> and February 27</w:t>
      </w:r>
      <w:r w:rsidRPr="7D55C7C7" w:rsidR="008062AC">
        <w:rPr>
          <w:rFonts w:ascii="Arial" w:hAnsi="Arial" w:eastAsia="Arial" w:cs="Arial"/>
        </w:rPr>
        <w:t xml:space="preserve">, </w:t>
      </w:r>
      <w:r w:rsidRPr="7D55C7C7" w:rsidR="00F63A4A">
        <w:rPr>
          <w:rFonts w:ascii="Arial" w:hAnsi="Arial" w:eastAsia="Arial" w:cs="Arial"/>
        </w:rPr>
        <w:t>2025</w:t>
      </w:r>
      <w:r w:rsidRPr="7D55C7C7" w:rsidR="001C4947">
        <w:rPr>
          <w:rFonts w:ascii="Arial" w:hAnsi="Arial" w:eastAsia="Arial" w:cs="Arial"/>
        </w:rPr>
        <w:t xml:space="preserve"> (Rev 2)</w:t>
      </w:r>
      <w:r w:rsidRPr="7D55C7C7" w:rsidR="31932924">
        <w:rPr>
          <w:rFonts w:ascii="Arial" w:hAnsi="Arial" w:eastAsia="Arial" w:cs="Arial"/>
        </w:rPr>
        <w:t>.</w:t>
      </w:r>
    </w:p>
    <w:p w:rsidR="246AF5DD" w:rsidP="7D55C7C7" w:rsidRDefault="246AF5DD" w14:paraId="305DD2E3" w14:textId="109A8609">
      <w:pPr>
        <w:spacing w:beforeAutospacing="1" w:afterAutospacing="1" w:line="240" w:lineRule="auto"/>
        <w:rPr>
          <w:rFonts w:ascii="Arial" w:hAnsi="Arial" w:eastAsia="Arial" w:cs="Arial"/>
        </w:rPr>
      </w:pPr>
    </w:p>
    <w:p w:rsidR="246AF5DD" w:rsidP="38587A3F" w:rsidRDefault="4D748B35" w14:paraId="5151BFE4" w14:textId="61B24DC8">
      <w:pPr>
        <w:spacing w:beforeAutospacing="on" w:afterAutospacing="on" w:line="240" w:lineRule="auto"/>
        <w:rPr>
          <w:rFonts w:ascii="Arial" w:hAnsi="Arial" w:eastAsia="Arial" w:cs="Arial"/>
        </w:rPr>
      </w:pPr>
      <w:r w:rsidRPr="38587A3F" w:rsidR="4D748B35">
        <w:rPr>
          <w:rFonts w:ascii="Arial" w:hAnsi="Arial" w:eastAsia="Arial" w:cs="Arial"/>
        </w:rPr>
        <w:t xml:space="preserve">Partial funding amount of </w:t>
      </w:r>
      <w:r w:rsidRPr="38587A3F" w:rsidR="3DD259A1">
        <w:rPr>
          <w:rFonts w:ascii="Arial" w:hAnsi="Arial" w:eastAsia="Times New Roman" w:cs="Arial"/>
        </w:rPr>
        <w:t>$</w:t>
      </w:r>
      <w:r w:rsidRPr="38587A3F" w:rsidR="41D378A0">
        <w:rPr>
          <w:rFonts w:ascii="Arial" w:hAnsi="Arial" w:eastAsia="Times New Roman" w:cs="Arial"/>
        </w:rPr>
        <w:t>1,</w:t>
      </w:r>
      <w:r w:rsidRPr="38587A3F" w:rsidR="6A19255B">
        <w:rPr>
          <w:rFonts w:ascii="Arial" w:hAnsi="Arial" w:eastAsia="Times New Roman" w:cs="Arial"/>
        </w:rPr>
        <w:t>5</w:t>
      </w:r>
      <w:r w:rsidRPr="38587A3F" w:rsidR="41D378A0">
        <w:rPr>
          <w:rFonts w:ascii="Arial" w:hAnsi="Arial" w:eastAsia="Times New Roman" w:cs="Arial"/>
        </w:rPr>
        <w:t>10,685</w:t>
      </w:r>
      <w:r w:rsidRPr="38587A3F" w:rsidR="4D748B35">
        <w:rPr>
          <w:rFonts w:ascii="Arial" w:hAnsi="Arial" w:eastAsia="Arial" w:cs="Arial"/>
        </w:rPr>
        <w:t xml:space="preserve"> for </w:t>
      </w:r>
      <w:r w:rsidRPr="38587A3F" w:rsidR="72404C6E">
        <w:rPr>
          <w:rFonts w:ascii="Arial" w:hAnsi="Arial" w:eastAsia="Arial" w:cs="Arial"/>
        </w:rPr>
        <w:t>Feb</w:t>
      </w:r>
      <w:r w:rsidRPr="38587A3F" w:rsidR="4D748B35">
        <w:rPr>
          <w:rFonts w:ascii="Arial" w:hAnsi="Arial" w:eastAsia="Arial" w:cs="Arial"/>
        </w:rPr>
        <w:t xml:space="preserve"> </w:t>
      </w:r>
      <w:r w:rsidRPr="38587A3F" w:rsidR="0DE402D5">
        <w:rPr>
          <w:rFonts w:ascii="Arial" w:hAnsi="Arial" w:eastAsia="Arial" w:cs="Arial"/>
        </w:rPr>
        <w:t xml:space="preserve">5, </w:t>
      </w:r>
      <w:r w:rsidRPr="38587A3F" w:rsidR="4D748B35">
        <w:rPr>
          <w:rFonts w:ascii="Arial" w:hAnsi="Arial" w:eastAsia="Arial" w:cs="Arial"/>
        </w:rPr>
        <w:t>2026 EPAC</w:t>
      </w:r>
      <w:r w:rsidRPr="38587A3F" w:rsidR="612D4ED9">
        <w:rPr>
          <w:rFonts w:ascii="Arial" w:hAnsi="Arial" w:eastAsia="Arial" w:cs="Arial"/>
        </w:rPr>
        <w:t xml:space="preserve">. </w:t>
      </w:r>
    </w:p>
    <w:p w:rsidR="2F021D75" w:rsidP="2F021D75" w:rsidRDefault="2F021D75" w14:paraId="6861F496" w14:textId="63D1FEF0">
      <w:pPr>
        <w:spacing w:beforeAutospacing="1" w:afterAutospacing="1" w:line="240" w:lineRule="auto"/>
        <w:rPr>
          <w:rFonts w:ascii="Arial" w:hAnsi="Arial" w:eastAsia="Arial" w:cs="Arial"/>
        </w:rPr>
      </w:pPr>
    </w:p>
    <w:p w:rsidRPr="009511E6" w:rsidR="005304DE" w:rsidP="38587A3F" w:rsidRDefault="005071A4" w14:paraId="444EBF2E" w14:textId="299B4D13">
      <w:pPr>
        <w:spacing w:before="100" w:beforeAutospacing="on" w:after="100" w:afterAutospacing="on" w:line="240" w:lineRule="auto"/>
        <w:rPr>
          <w:rFonts w:ascii="Arial" w:hAnsi="Arial" w:eastAsia="Arial" w:cs="Arial"/>
        </w:rPr>
      </w:pPr>
      <w:r w:rsidRPr="38587A3F" w:rsidR="005071A4">
        <w:rPr>
          <w:rFonts w:ascii="Arial" w:hAnsi="Arial" w:eastAsia="Arial" w:cs="Arial"/>
        </w:rPr>
        <w:t xml:space="preserve">A revised partial </w:t>
      </w:r>
      <w:r w:rsidRPr="38587A3F" w:rsidR="00093392">
        <w:rPr>
          <w:rFonts w:ascii="Arial" w:hAnsi="Arial" w:eastAsia="Arial" w:cs="Arial"/>
        </w:rPr>
        <w:t>funding</w:t>
      </w:r>
      <w:r w:rsidRPr="38587A3F" w:rsidR="005071A4">
        <w:rPr>
          <w:rFonts w:ascii="Arial" w:hAnsi="Arial" w:eastAsia="Arial" w:cs="Arial"/>
        </w:rPr>
        <w:t xml:space="preserve"> request for </w:t>
      </w:r>
      <w:r w:rsidRPr="38587A3F" w:rsidR="005071A4">
        <w:rPr>
          <w:rFonts w:ascii="Arial" w:hAnsi="Arial" w:eastAsia="Arial" w:cs="Arial"/>
        </w:rPr>
        <w:t>Hyde</w:t>
      </w:r>
      <w:r w:rsidRPr="38587A3F" w:rsidR="005071A4">
        <w:rPr>
          <w:rFonts w:ascii="Arial" w:hAnsi="Arial" w:eastAsia="Arial" w:cs="Arial"/>
        </w:rPr>
        <w:t xml:space="preserve"> Park BESS project</w:t>
      </w:r>
      <w:r w:rsidRPr="38587A3F" w:rsidR="005111F7">
        <w:rPr>
          <w:rFonts w:ascii="Arial" w:hAnsi="Arial" w:eastAsia="Arial" w:cs="Arial"/>
        </w:rPr>
        <w:t xml:space="preserve"> with an updated authorized budget </w:t>
      </w:r>
      <w:r w:rsidRPr="38587A3F" w:rsidR="002F2EA9">
        <w:rPr>
          <w:rFonts w:ascii="Arial" w:hAnsi="Arial" w:eastAsia="Arial" w:cs="Arial"/>
        </w:rPr>
        <w:t>of $</w:t>
      </w:r>
      <w:r w:rsidRPr="38587A3F" w:rsidR="7DE0A120">
        <w:rPr>
          <w:rFonts w:ascii="Arial" w:hAnsi="Arial" w:eastAsia="Arial" w:cs="Arial"/>
        </w:rPr>
        <w:t>5,</w:t>
      </w:r>
      <w:r w:rsidRPr="38587A3F" w:rsidR="6DBFEE22">
        <w:rPr>
          <w:rFonts w:ascii="Arial" w:hAnsi="Arial" w:eastAsia="Arial" w:cs="Arial"/>
        </w:rPr>
        <w:t>519</w:t>
      </w:r>
      <w:r w:rsidRPr="38587A3F" w:rsidR="7DE0A120">
        <w:rPr>
          <w:rFonts w:ascii="Arial" w:hAnsi="Arial" w:eastAsia="Arial" w:cs="Arial"/>
        </w:rPr>
        <w:t>,685</w:t>
      </w:r>
      <w:r w:rsidRPr="38587A3F" w:rsidR="000F05E4">
        <w:rPr>
          <w:rFonts w:ascii="Arial" w:hAnsi="Arial" w:eastAsia="Arial" w:cs="Arial"/>
        </w:rPr>
        <w:t>K</w:t>
      </w:r>
      <w:r w:rsidRPr="38587A3F" w:rsidR="43591426">
        <w:rPr>
          <w:rFonts w:ascii="Arial" w:hAnsi="Arial" w:eastAsia="Arial" w:cs="Arial"/>
        </w:rPr>
        <w:t xml:space="preserve"> </w:t>
      </w:r>
      <w:r w:rsidRPr="38587A3F" w:rsidR="000F05E4">
        <w:rPr>
          <w:rFonts w:ascii="Arial" w:hAnsi="Arial" w:eastAsia="Arial" w:cs="Arial"/>
        </w:rPr>
        <w:t xml:space="preserve">was </w:t>
      </w:r>
      <w:r w:rsidRPr="38587A3F" w:rsidR="000F05E4">
        <w:rPr>
          <w:rFonts w:ascii="Arial" w:hAnsi="Arial" w:eastAsia="Arial" w:cs="Arial"/>
        </w:rPr>
        <w:t>submitted</w:t>
      </w:r>
      <w:r w:rsidRPr="38587A3F" w:rsidR="000F05E4">
        <w:rPr>
          <w:rFonts w:ascii="Arial" w:hAnsi="Arial" w:eastAsia="Arial" w:cs="Arial"/>
        </w:rPr>
        <w:t xml:space="preserve"> to EPAC</w:t>
      </w:r>
      <w:r w:rsidRPr="38587A3F" w:rsidR="0043346A">
        <w:rPr>
          <w:rFonts w:ascii="Arial" w:hAnsi="Arial" w:eastAsia="Arial" w:cs="Arial"/>
        </w:rPr>
        <w:t xml:space="preserve"> </w:t>
      </w:r>
      <w:r w:rsidRPr="38587A3F" w:rsidR="12690DDB">
        <w:rPr>
          <w:rFonts w:ascii="Arial" w:hAnsi="Arial" w:eastAsia="Arial" w:cs="Arial"/>
        </w:rPr>
        <w:t>for the</w:t>
      </w:r>
      <w:r w:rsidRPr="38587A3F" w:rsidR="0043346A">
        <w:rPr>
          <w:rFonts w:ascii="Arial" w:hAnsi="Arial" w:eastAsia="Arial" w:cs="Arial"/>
        </w:rPr>
        <w:t xml:space="preserve"> </w:t>
      </w:r>
      <w:r w:rsidRPr="38587A3F" w:rsidR="2F4F2093">
        <w:rPr>
          <w:rFonts w:ascii="Arial" w:hAnsi="Arial" w:eastAsia="Arial" w:cs="Arial"/>
        </w:rPr>
        <w:t xml:space="preserve">February </w:t>
      </w:r>
      <w:r w:rsidRPr="38587A3F" w:rsidR="4DAD08FC">
        <w:rPr>
          <w:rFonts w:ascii="Arial" w:hAnsi="Arial" w:eastAsia="Arial" w:cs="Arial"/>
        </w:rPr>
        <w:t>agenda</w:t>
      </w:r>
      <w:r w:rsidRPr="38587A3F" w:rsidR="0043346A">
        <w:rPr>
          <w:rFonts w:ascii="Arial" w:hAnsi="Arial" w:eastAsia="Arial" w:cs="Arial"/>
        </w:rPr>
        <w:t>.</w:t>
      </w:r>
    </w:p>
    <w:p w:rsidRPr="009511E6" w:rsidR="005304DE" w:rsidP="45C36D3E" w:rsidRDefault="005304DE" w14:paraId="284986FE" w14:textId="0F78E150">
      <w:pPr>
        <w:spacing w:before="100" w:beforeAutospacing="1" w:after="100" w:afterAutospacing="1" w:line="240" w:lineRule="auto"/>
        <w:rPr>
          <w:rFonts w:ascii="Arial" w:hAnsi="Arial" w:eastAsia="Arial" w:cs="Arial"/>
        </w:rPr>
      </w:pPr>
    </w:p>
    <w:p w:rsidRPr="009511E6" w:rsidR="005304DE" w:rsidP="45C36D3E" w:rsidRDefault="00010368" w14:paraId="3C3454FC" w14:textId="165C1C66">
      <w:pPr>
        <w:spacing w:before="100" w:beforeAutospacing="1" w:after="100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>The following material will need to be ordered prior to full funding to meet the current in-service date</w:t>
      </w:r>
      <w:r w:rsidRPr="2F021D75" w:rsidR="001235E0">
        <w:rPr>
          <w:rFonts w:ascii="Arial" w:hAnsi="Arial" w:eastAsia="Arial" w:cs="Arial"/>
        </w:rPr>
        <w:t xml:space="preserve"> due to material lead times</w:t>
      </w:r>
      <w:r w:rsidRPr="2F021D75" w:rsidR="00157C13">
        <w:rPr>
          <w:rFonts w:ascii="Arial" w:hAnsi="Arial" w:eastAsia="Arial" w:cs="Arial"/>
        </w:rPr>
        <w:t>,</w:t>
      </w:r>
      <w:r w:rsidRPr="2F021D75" w:rsidR="001235E0">
        <w:rPr>
          <w:rFonts w:ascii="Arial" w:hAnsi="Arial" w:eastAsia="Arial" w:cs="Arial"/>
        </w:rPr>
        <w:t xml:space="preserve"> which are </w:t>
      </w:r>
      <w:r w:rsidRPr="2F021D75" w:rsidR="01DD6D2F">
        <w:rPr>
          <w:rFonts w:ascii="Arial" w:hAnsi="Arial" w:eastAsia="Arial" w:cs="Arial"/>
        </w:rPr>
        <w:t>15</w:t>
      </w:r>
      <w:r w:rsidRPr="2F021D75" w:rsidR="001235E0">
        <w:rPr>
          <w:rFonts w:ascii="Arial" w:hAnsi="Arial" w:eastAsia="Arial" w:cs="Arial"/>
        </w:rPr>
        <w:t xml:space="preserve"> </w:t>
      </w:r>
      <w:r w:rsidRPr="2F021D75" w:rsidR="00643454">
        <w:rPr>
          <w:rFonts w:ascii="Arial" w:hAnsi="Arial" w:eastAsia="Arial" w:cs="Arial"/>
        </w:rPr>
        <w:t>m</w:t>
      </w:r>
      <w:r w:rsidRPr="2F021D75" w:rsidR="001235E0">
        <w:rPr>
          <w:rFonts w:ascii="Arial" w:hAnsi="Arial" w:eastAsia="Arial" w:cs="Arial"/>
        </w:rPr>
        <w:t xml:space="preserve">onths after </w:t>
      </w:r>
      <w:r w:rsidRPr="2F021D75" w:rsidR="00157C13">
        <w:rPr>
          <w:rFonts w:ascii="Arial" w:hAnsi="Arial" w:eastAsia="Arial" w:cs="Arial"/>
        </w:rPr>
        <w:t xml:space="preserve">receipt of order, and </w:t>
      </w:r>
      <w:r w:rsidRPr="2F021D75" w:rsidR="00643454">
        <w:rPr>
          <w:rFonts w:ascii="Arial" w:hAnsi="Arial" w:eastAsia="Arial" w:cs="Arial"/>
        </w:rPr>
        <w:t xml:space="preserve">drawing lead times, which are </w:t>
      </w:r>
      <w:r w:rsidRPr="2F021D75" w:rsidR="7C2EBF9D">
        <w:rPr>
          <w:rFonts w:ascii="Arial" w:hAnsi="Arial" w:eastAsia="Arial" w:cs="Arial"/>
        </w:rPr>
        <w:t>12-16</w:t>
      </w:r>
      <w:r w:rsidRPr="2F021D75" w:rsidR="00643454">
        <w:rPr>
          <w:rFonts w:ascii="Arial" w:hAnsi="Arial" w:eastAsia="Arial" w:cs="Arial"/>
        </w:rPr>
        <w:t xml:space="preserve"> weeks after </w:t>
      </w:r>
      <w:r w:rsidRPr="2F021D75" w:rsidR="009A34D3">
        <w:rPr>
          <w:rFonts w:ascii="Arial" w:hAnsi="Arial" w:eastAsia="Arial" w:cs="Arial"/>
        </w:rPr>
        <w:t xml:space="preserve">receipt of order. </w:t>
      </w:r>
      <w:r w:rsidRPr="2F021D75" w:rsidR="002F4297">
        <w:rPr>
          <w:rFonts w:ascii="Arial" w:hAnsi="Arial" w:eastAsia="Arial" w:cs="Arial"/>
        </w:rPr>
        <w:t>Drawings are required to complete preliminary design deliverables for EPAC.</w:t>
      </w:r>
    </w:p>
    <w:p w:rsidRPr="009511E6" w:rsidR="005304DE" w:rsidP="45C36D3E" w:rsidRDefault="002F4297" w14:paraId="3EAD0E21" w14:textId="4366F1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>Battery Energy Storage System</w:t>
      </w:r>
    </w:p>
    <w:p w:rsidRPr="009511E6" w:rsidR="005304DE" w:rsidDel="00B16FDB" w:rsidP="45C36D3E" w:rsidRDefault="002E4EE5" w14:paraId="1003E5E0" w14:textId="3536A7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>DC Power Blocks and Tier 1 controls with required</w:t>
      </w:r>
      <w:r w:rsidRPr="2F021D75" w:rsidR="00522FD1">
        <w:rPr>
          <w:rFonts w:ascii="Arial" w:hAnsi="Arial" w:eastAsia="Arial" w:cs="Arial"/>
        </w:rPr>
        <w:t xml:space="preserve"> HVAC and Fire protection</w:t>
      </w:r>
    </w:p>
    <w:p w:rsidR="246AF5DD" w:rsidP="246AF5DD" w:rsidRDefault="246AF5DD" w14:paraId="3BB65C45" w14:textId="2BCAC270">
      <w:pPr>
        <w:spacing w:beforeAutospacing="1" w:afterAutospacing="1" w:line="240" w:lineRule="auto"/>
        <w:rPr>
          <w:rFonts w:ascii="Arial" w:hAnsi="Arial" w:eastAsia="Arial" w:cs="Arial"/>
          <w:color w:val="FF0000"/>
          <w:highlight w:val="yellow"/>
        </w:rPr>
      </w:pPr>
    </w:p>
    <w:p w:rsidR="246AF5DD" w:rsidP="45C36D3E" w:rsidRDefault="005065CB" w14:paraId="7BDF2994" w14:textId="24B26175">
      <w:pPr>
        <w:spacing w:beforeAutospacing="1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 xml:space="preserve">The </w:t>
      </w:r>
      <w:r w:rsidRPr="2F021D75" w:rsidR="002C752D">
        <w:rPr>
          <w:rFonts w:ascii="Arial" w:hAnsi="Arial" w:eastAsia="Arial" w:cs="Arial"/>
        </w:rPr>
        <w:t xml:space="preserve">following is a </w:t>
      </w:r>
      <w:r w:rsidRPr="2F021D75" w:rsidR="00E9457B">
        <w:rPr>
          <w:rFonts w:ascii="Arial" w:hAnsi="Arial" w:eastAsia="Arial" w:cs="Arial"/>
        </w:rPr>
        <w:t xml:space="preserve">list for the Hyde Park BESS System </w:t>
      </w:r>
      <w:r w:rsidRPr="2F021D75" w:rsidR="008C3B54">
        <w:rPr>
          <w:rFonts w:ascii="Arial" w:hAnsi="Arial" w:eastAsia="Arial" w:cs="Arial"/>
        </w:rPr>
        <w:t>payment comment for pre and post full funding</w:t>
      </w:r>
      <w:r w:rsidRPr="2F021D75" w:rsidR="00436468">
        <w:rPr>
          <w:rFonts w:ascii="Arial" w:hAnsi="Arial" w:eastAsia="Arial" w:cs="Arial"/>
        </w:rPr>
        <w:t>.</w:t>
      </w:r>
    </w:p>
    <w:p w:rsidR="0005445B" w:rsidP="45C36D3E" w:rsidRDefault="00D23F61" w14:paraId="15A65F9E" w14:textId="3A22A10F">
      <w:pPr>
        <w:spacing w:beforeAutospacing="1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>Milestone</w:t>
      </w:r>
      <w:r w:rsidRPr="2F021D75" w:rsidR="0005445B">
        <w:rPr>
          <w:rFonts w:ascii="Arial" w:hAnsi="Arial" w:eastAsia="Arial" w:cs="Arial"/>
        </w:rPr>
        <w:t xml:space="preserve"> Payment Commitments </w:t>
      </w:r>
      <w:r w:rsidRPr="2F021D75">
        <w:rPr>
          <w:rFonts w:ascii="Arial" w:hAnsi="Arial" w:eastAsia="Arial" w:cs="Arial"/>
        </w:rPr>
        <w:t>Prior</w:t>
      </w:r>
      <w:r w:rsidRPr="2F021D75" w:rsidR="0005445B">
        <w:rPr>
          <w:rFonts w:ascii="Arial" w:hAnsi="Arial" w:eastAsia="Arial" w:cs="Arial"/>
        </w:rPr>
        <w:t xml:space="preserve"> to Full funding:</w:t>
      </w:r>
    </w:p>
    <w:p w:rsidR="0005445B" w:rsidP="45C36D3E" w:rsidRDefault="0005445B" w14:paraId="002CA3E5" w14:textId="4D472C63">
      <w:pPr>
        <w:pStyle w:val="ListParagraph"/>
        <w:numPr>
          <w:ilvl w:val="0"/>
          <w:numId w:val="38"/>
        </w:numPr>
        <w:spacing w:beforeAutospacing="1" w:afterAutospacing="1" w:line="240" w:lineRule="auto"/>
        <w:rPr>
          <w:rFonts w:ascii="Arial" w:hAnsi="Arial" w:eastAsia="Arial" w:cs="Arial"/>
        </w:rPr>
      </w:pPr>
      <w:r w:rsidRPr="2C4534DE">
        <w:rPr>
          <w:rFonts w:ascii="Arial" w:hAnsi="Arial" w:eastAsia="Arial" w:cs="Arial"/>
        </w:rPr>
        <w:t>Battery Energy Storage System</w:t>
      </w:r>
    </w:p>
    <w:p w:rsidR="00E61E76" w:rsidP="2F021D75" w:rsidRDefault="00E61E76" w14:paraId="3228FA58" w14:textId="0F772EB8">
      <w:pPr>
        <w:pStyle w:val="ListParagraph"/>
        <w:numPr>
          <w:ilvl w:val="1"/>
          <w:numId w:val="38"/>
        </w:numPr>
        <w:spacing w:beforeAutospacing="1" w:afterAutospacing="1" w:line="240" w:lineRule="auto"/>
        <w:rPr>
          <w:rFonts w:ascii="Arial" w:hAnsi="Arial" w:eastAsia="Arial" w:cs="Arial"/>
        </w:rPr>
      </w:pPr>
      <w:r w:rsidRPr="2C4534DE">
        <w:rPr>
          <w:rFonts w:ascii="Arial" w:hAnsi="Arial" w:eastAsia="Arial" w:cs="Arial"/>
        </w:rPr>
        <w:t xml:space="preserve">10% </w:t>
      </w:r>
      <w:r w:rsidRPr="2C4534DE" w:rsidR="00AA634D">
        <w:rPr>
          <w:rFonts w:ascii="Arial" w:hAnsi="Arial" w:eastAsia="Arial" w:cs="Arial"/>
        </w:rPr>
        <w:t>Payment (</w:t>
      </w:r>
      <w:r w:rsidRPr="2C4534DE" w:rsidR="35CC1E52">
        <w:rPr>
          <w:rFonts w:ascii="Arial" w:hAnsi="Arial" w:eastAsia="Arial" w:cs="Arial"/>
        </w:rPr>
        <w:t>$</w:t>
      </w:r>
      <w:r w:rsidRPr="2C4534DE" w:rsidR="11E92043">
        <w:rPr>
          <w:rFonts w:ascii="Arial" w:hAnsi="Arial" w:eastAsia="Arial" w:cs="Arial"/>
        </w:rPr>
        <w:t>1,210,685</w:t>
      </w:r>
      <w:r w:rsidRPr="2C4534DE" w:rsidR="00AA634D">
        <w:rPr>
          <w:rFonts w:ascii="Arial" w:hAnsi="Arial" w:eastAsia="Arial" w:cs="Arial"/>
        </w:rPr>
        <w:t>)</w:t>
      </w:r>
      <w:r w:rsidRPr="2C4534DE" w:rsidR="002A132B">
        <w:rPr>
          <w:rFonts w:ascii="Arial" w:hAnsi="Arial" w:eastAsia="Arial" w:cs="Arial"/>
        </w:rPr>
        <w:t xml:space="preserve"> to </w:t>
      </w:r>
      <w:r w:rsidRPr="2C4534DE" w:rsidR="00D23F61">
        <w:rPr>
          <w:rFonts w:ascii="Arial" w:hAnsi="Arial" w:eastAsia="Arial" w:cs="Arial"/>
        </w:rPr>
        <w:t>support drawing development and reserve manufacturing slot</w:t>
      </w:r>
      <w:r w:rsidRPr="2C4534DE" w:rsidR="30911407">
        <w:rPr>
          <w:rFonts w:ascii="Arial" w:hAnsi="Arial" w:eastAsia="Arial" w:cs="Arial"/>
        </w:rPr>
        <w:t>.</w:t>
      </w:r>
    </w:p>
    <w:p w:rsidR="45C36D3E" w:rsidP="45C36D3E" w:rsidRDefault="45C36D3E" w14:paraId="09DF89A4" w14:textId="2698028B">
      <w:pPr>
        <w:spacing w:beforeAutospacing="1" w:afterAutospacing="1" w:line="240" w:lineRule="auto"/>
        <w:rPr>
          <w:rFonts w:ascii="Arial" w:hAnsi="Arial" w:eastAsia="Arial" w:cs="Arial"/>
        </w:rPr>
      </w:pPr>
    </w:p>
    <w:p w:rsidR="00F72487" w:rsidP="45C36D3E" w:rsidRDefault="00F72487" w14:paraId="0774C8C7" w14:textId="2E212774">
      <w:pPr>
        <w:spacing w:beforeAutospacing="1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 xml:space="preserve">Milestone </w:t>
      </w:r>
      <w:r w:rsidRPr="2F021D75" w:rsidR="00EE1BF8">
        <w:rPr>
          <w:rFonts w:ascii="Arial" w:hAnsi="Arial" w:eastAsia="Arial" w:cs="Arial"/>
        </w:rPr>
        <w:t>P</w:t>
      </w:r>
      <w:r w:rsidRPr="2F021D75">
        <w:rPr>
          <w:rFonts w:ascii="Arial" w:hAnsi="Arial" w:eastAsia="Arial" w:cs="Arial"/>
        </w:rPr>
        <w:t xml:space="preserve">ayment </w:t>
      </w:r>
      <w:r w:rsidRPr="2F021D75" w:rsidR="00EE1BF8">
        <w:rPr>
          <w:rFonts w:ascii="Arial" w:hAnsi="Arial" w:eastAsia="Arial" w:cs="Arial"/>
        </w:rPr>
        <w:t>Commitments After Full Funding:</w:t>
      </w:r>
    </w:p>
    <w:p w:rsidR="00EE1BF8" w:rsidP="45C36D3E" w:rsidRDefault="00EE1BF8" w14:paraId="663C9AA7" w14:textId="0CBED6DB">
      <w:pPr>
        <w:pStyle w:val="ListParagraph"/>
        <w:numPr>
          <w:ilvl w:val="0"/>
          <w:numId w:val="38"/>
        </w:numPr>
        <w:spacing w:beforeAutospacing="1" w:afterAutospacing="1" w:line="240" w:lineRule="auto"/>
        <w:rPr>
          <w:rFonts w:ascii="Arial" w:hAnsi="Arial" w:eastAsia="Arial" w:cs="Arial"/>
        </w:rPr>
      </w:pPr>
      <w:r w:rsidRPr="2F021D75">
        <w:rPr>
          <w:rFonts w:ascii="Arial" w:hAnsi="Arial" w:eastAsia="Arial" w:cs="Arial"/>
        </w:rPr>
        <w:t>Battery Energy Storage System</w:t>
      </w:r>
    </w:p>
    <w:p w:rsidRPr="00EE1BF8" w:rsidR="00EE1BF8" w:rsidP="2F021D75" w:rsidRDefault="16E72466" w14:paraId="08872FE5" w14:textId="1B21EFFE">
      <w:pPr>
        <w:pStyle w:val="ListParagraph"/>
        <w:numPr>
          <w:ilvl w:val="1"/>
          <w:numId w:val="38"/>
        </w:numPr>
        <w:spacing w:beforeAutospacing="1" w:afterAutospacing="1" w:line="240" w:lineRule="auto"/>
        <w:rPr>
          <w:rFonts w:ascii="Arial" w:hAnsi="Arial" w:eastAsia="Arial" w:cs="Arial"/>
          <w:rPrChange w:author="Unknown" w16du:dateUtc="2026-01-06T18:21:00Z" w:id="13">
            <w:rPr/>
          </w:rPrChange>
        </w:rPr>
      </w:pPr>
      <w:r w:rsidRPr="2C4534DE">
        <w:rPr>
          <w:rFonts w:ascii="Arial" w:hAnsi="Arial" w:eastAsia="Arial" w:cs="Arial"/>
        </w:rPr>
        <w:t xml:space="preserve">40% </w:t>
      </w:r>
      <w:r w:rsidRPr="2C4534DE" w:rsidR="00EE1BF8">
        <w:rPr>
          <w:rFonts w:ascii="Arial" w:hAnsi="Arial" w:eastAsia="Arial" w:cs="Arial"/>
        </w:rPr>
        <w:t>Payment for delivery</w:t>
      </w:r>
      <w:r w:rsidRPr="2C4534DE" w:rsidR="606A84F5">
        <w:rPr>
          <w:rFonts w:ascii="Arial" w:hAnsi="Arial" w:eastAsia="Arial" w:cs="Arial"/>
        </w:rPr>
        <w:t>.</w:t>
      </w:r>
    </w:p>
    <w:p w:rsidR="2F021D75" w:rsidP="2F021D75" w:rsidRDefault="2F021D75" w14:paraId="34C650CB" w14:textId="3C2F3E42">
      <w:pPr>
        <w:pStyle w:val="ListParagraph"/>
        <w:spacing w:beforeAutospacing="1" w:afterAutospacing="1" w:line="240" w:lineRule="auto"/>
        <w:rPr>
          <w:rFonts w:ascii="Arial" w:hAnsi="Arial" w:eastAsia="Arial" w:cs="Arial"/>
          <w:rPrChange w:author="Unknown" w16du:dateUtc="2026-01-06T18:21:00Z" w:id="14">
            <w:rPr/>
          </w:rPrChange>
        </w:rPr>
      </w:pPr>
    </w:p>
    <w:p w:rsidR="2F45095A" w:rsidP="38587A3F" w:rsidRDefault="409EF167" w14:paraId="45A45BF5" w14:textId="534CC4CD">
      <w:pPr>
        <w:spacing w:beforeAutospacing="on" w:afterAutospacing="on" w:line="240" w:lineRule="auto"/>
        <w:rPr>
          <w:rFonts w:ascii="Arial" w:hAnsi="Arial" w:eastAsia="Arial" w:cs="Arial"/>
          <w:rPrChange w:author="" w16du:dateUtc="2026-01-06T18:21:00Z" w:id="243044112">
            <w:rPr/>
          </w:rPrChange>
        </w:rPr>
      </w:pPr>
      <w:r w:rsidRPr="38587A3F" w:rsidR="409EF167">
        <w:rPr>
          <w:rFonts w:ascii="Arial" w:hAnsi="Arial" w:eastAsia="Arial" w:cs="Arial"/>
        </w:rPr>
        <w:t xml:space="preserve">This project </w:t>
      </w:r>
      <w:r w:rsidRPr="38587A3F" w:rsidR="4B4F4A57">
        <w:rPr>
          <w:rFonts w:ascii="Arial" w:hAnsi="Arial" w:eastAsia="Arial" w:cs="Arial"/>
        </w:rPr>
        <w:t xml:space="preserve">is expecting </w:t>
      </w:r>
      <w:bookmarkStart w:name="_Int_xlbC9MOk" w:id="421661592"/>
      <w:r w:rsidRPr="38587A3F" w:rsidR="409EF167">
        <w:rPr>
          <w:rFonts w:ascii="Arial" w:hAnsi="Arial" w:eastAsia="Arial" w:cs="Arial"/>
        </w:rPr>
        <w:t>Siting</w:t>
      </w:r>
      <w:bookmarkEnd w:id="421661592"/>
      <w:r w:rsidRPr="38587A3F" w:rsidR="409EF167">
        <w:rPr>
          <w:rFonts w:ascii="Arial" w:hAnsi="Arial" w:eastAsia="Arial" w:cs="Arial"/>
        </w:rPr>
        <w:t xml:space="preserve"> Approval</w:t>
      </w:r>
      <w:r w:rsidRPr="38587A3F" w:rsidR="33AB3117">
        <w:rPr>
          <w:rFonts w:ascii="Arial" w:hAnsi="Arial" w:eastAsia="Arial" w:cs="Arial"/>
        </w:rPr>
        <w:t xml:space="preserve"> in Q4 </w:t>
      </w:r>
      <w:bookmarkStart w:name="_Int_DG8XMkCR" w:id="1269400281"/>
      <w:r w:rsidRPr="38587A3F" w:rsidR="33AB3117">
        <w:rPr>
          <w:rFonts w:ascii="Arial" w:hAnsi="Arial" w:eastAsia="Arial" w:cs="Arial"/>
        </w:rPr>
        <w:t>2027</w:t>
      </w:r>
      <w:bookmarkEnd w:id="1269400281"/>
      <w:r w:rsidRPr="38587A3F" w:rsidR="33AB3117">
        <w:rPr>
          <w:rFonts w:ascii="Arial" w:hAnsi="Arial" w:eastAsia="Arial" w:cs="Arial"/>
        </w:rPr>
        <w:t>.</w:t>
      </w:r>
      <w:r w:rsidRPr="38587A3F" w:rsidR="6AD8D3A9">
        <w:rPr>
          <w:rFonts w:ascii="Arial" w:hAnsi="Arial" w:eastAsia="Arial" w:cs="Arial"/>
        </w:rPr>
        <w:t xml:space="preserve"> There are no other projects currently </w:t>
      </w:r>
      <w:r w:rsidRPr="38587A3F" w:rsidR="6AD8D3A9">
        <w:rPr>
          <w:rFonts w:ascii="Arial" w:hAnsi="Arial" w:eastAsia="Arial" w:cs="Arial"/>
        </w:rPr>
        <w:t>on</w:t>
      </w:r>
      <w:r w:rsidRPr="38587A3F" w:rsidR="6AD8D3A9">
        <w:rPr>
          <w:rFonts w:ascii="Arial" w:hAnsi="Arial" w:eastAsia="Arial" w:cs="Arial"/>
        </w:rPr>
        <w:t xml:space="preserve"> the books th</w:t>
      </w:r>
      <w:r w:rsidRPr="38587A3F" w:rsidR="6AD8D3A9">
        <w:rPr>
          <w:rFonts w:ascii="Arial" w:hAnsi="Arial" w:eastAsia="Arial" w:cs="Arial"/>
        </w:rPr>
        <w:t xml:space="preserve">at could </w:t>
      </w:r>
      <w:r w:rsidRPr="38587A3F" w:rsidR="6AD8D3A9">
        <w:rPr>
          <w:rFonts w:ascii="Arial" w:hAnsi="Arial" w:eastAsia="Arial" w:cs="Arial"/>
        </w:rPr>
        <w:t>utilize</w:t>
      </w:r>
      <w:r w:rsidRPr="38587A3F" w:rsidR="6AD8D3A9">
        <w:rPr>
          <w:rFonts w:ascii="Arial" w:hAnsi="Arial" w:eastAsia="Arial" w:cs="Arial"/>
        </w:rPr>
        <w:t xml:space="preserve"> the </w:t>
      </w:r>
      <w:r w:rsidRPr="38587A3F" w:rsidR="6AD8D3A9">
        <w:rPr>
          <w:rFonts w:ascii="Arial" w:hAnsi="Arial" w:eastAsia="Arial" w:cs="Arial"/>
        </w:rPr>
        <w:t>equipment covered by this MOER</w:t>
      </w:r>
      <w:r w:rsidRPr="38587A3F" w:rsidR="6AD8D3A9">
        <w:rPr>
          <w:rFonts w:ascii="Arial" w:hAnsi="Arial" w:eastAsia="Arial" w:cs="Arial"/>
        </w:rPr>
        <w:t xml:space="preserve">. </w:t>
      </w:r>
      <w:r w:rsidRPr="38587A3F" w:rsidR="6AD8D3A9">
        <w:rPr>
          <w:rFonts w:ascii="Arial" w:hAnsi="Arial" w:eastAsia="Arial" w:cs="Arial"/>
        </w:rPr>
        <w:t xml:space="preserve"> </w:t>
      </w:r>
      <w:r w:rsidRPr="38587A3F" w:rsidR="33AB3117">
        <w:rPr>
          <w:rFonts w:ascii="Arial" w:hAnsi="Arial" w:eastAsia="Arial" w:cs="Arial"/>
        </w:rPr>
        <w:t xml:space="preserve"> </w:t>
      </w:r>
    </w:p>
    <w:p w:rsidR="2C4534DE" w:rsidP="7CB601FD" w:rsidRDefault="2C4534DE" w14:paraId="37216204" w14:textId="5E6CD998">
      <w:pPr>
        <w:spacing w:before="120" w:beforeAutospacing="1" w:after="120" w:afterAutospacing="1" w:line="240" w:lineRule="auto"/>
        <w:rPr>
          <w:rFonts w:ascii="Arial" w:hAnsi="Arial" w:eastAsia="Arial" w:cs="Arial"/>
        </w:rPr>
      </w:pPr>
      <w:bookmarkStart w:name="_Int_gl7LHMrn" w:id="21"/>
      <w:bookmarkEnd w:id="21"/>
    </w:p>
    <w:p w:rsidR="2C4534DE" w:rsidP="2C4534DE" w:rsidRDefault="2C4534DE" w14:paraId="0088446C" w14:textId="54D73BC5">
      <w:pPr>
        <w:spacing w:before="120" w:after="120" w:line="240" w:lineRule="auto"/>
        <w:ind w:left="720"/>
        <w:rPr>
          <w:rFonts w:ascii="Arial" w:hAnsi="Arial" w:cs="Arial"/>
          <w:b/>
          <w:bCs/>
          <w:sz w:val="20"/>
          <w:szCs w:val="20"/>
          <w:u w:val="single"/>
        </w:rPr>
      </w:pPr>
    </w:p>
    <w:p w:rsidR="2C4534DE" w:rsidP="2C4534DE" w:rsidRDefault="2C4534DE" w14:paraId="11A4E518" w14:textId="526E1163">
      <w:pPr>
        <w:spacing w:before="120" w:after="120" w:line="240" w:lineRule="auto"/>
        <w:ind w:left="720"/>
        <w:rPr>
          <w:rFonts w:ascii="Arial" w:hAnsi="Arial" w:cs="Arial"/>
          <w:b/>
          <w:bCs/>
          <w:sz w:val="20"/>
          <w:szCs w:val="20"/>
          <w:u w:val="single"/>
        </w:rPr>
      </w:pPr>
    </w:p>
    <w:p w:rsidR="2C4534DE" w:rsidP="2C4534DE" w:rsidRDefault="2C4534DE" w14:paraId="2E110037" w14:textId="66D7B96A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38587A3F" w:rsidP="38587A3F" w:rsidRDefault="38587A3F" w14:paraId="373EE656" w14:textId="741DB91B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38587A3F" w:rsidP="38587A3F" w:rsidRDefault="38587A3F" w14:paraId="72EF6460" w14:textId="6B98A2AD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38587A3F" w:rsidP="38587A3F" w:rsidRDefault="38587A3F" w14:paraId="1B614436" w14:textId="5466A348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38587A3F" w:rsidP="38587A3F" w:rsidRDefault="38587A3F" w14:paraId="22115F98" w14:textId="1FFE7FE8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38587A3F" w:rsidP="38587A3F" w:rsidRDefault="38587A3F" w14:paraId="6F87AE06" w14:textId="10CBEE2F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="38587A3F" w:rsidP="38587A3F" w:rsidRDefault="38587A3F" w14:paraId="5404D3D1" w14:textId="474AC6D7">
      <w:pPr>
        <w:spacing w:before="120" w:after="120" w:line="240" w:lineRule="auto"/>
        <w:ind w:left="720"/>
        <w:rPr>
          <w:rFonts w:ascii="Arial" w:hAnsi="Arial" w:cs="Arial"/>
          <w:b w:val="1"/>
          <w:bCs w:val="1"/>
          <w:sz w:val="20"/>
          <w:szCs w:val="20"/>
          <w:u w:val="single"/>
        </w:rPr>
      </w:pPr>
    </w:p>
    <w:p w:rsidRPr="008F4AA2" w:rsidR="00FD1A7D" w:rsidP="2C4534DE" w:rsidRDefault="002505D8" w14:paraId="4C81759E" w14:textId="2D5B3028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2C4534DE">
        <w:rPr>
          <w:rFonts w:ascii="Arial" w:hAnsi="Arial" w:cs="Arial"/>
          <w:b/>
          <w:bCs/>
          <w:sz w:val="20"/>
          <w:szCs w:val="20"/>
          <w:u w:val="single"/>
        </w:rPr>
        <w:t>Equipment Summary:</w:t>
      </w:r>
      <w:r w:rsidRPr="2C4534DE">
        <w:rPr>
          <w:rFonts w:ascii="Arial" w:hAnsi="Arial" w:cs="Arial"/>
          <w:sz w:val="20"/>
          <w:szCs w:val="20"/>
        </w:rPr>
        <w:t xml:space="preserve"> </w:t>
      </w:r>
      <w:r w:rsidRPr="2C4534DE" w:rsidR="00F40FE8">
        <w:rPr>
          <w:rFonts w:ascii="Arial" w:hAnsi="Arial" w:cs="Arial"/>
          <w:sz w:val="20"/>
          <w:szCs w:val="20"/>
        </w:rPr>
        <w:t xml:space="preserve"> </w:t>
      </w:r>
    </w:p>
    <w:tbl>
      <w:tblPr>
        <w:tblW w:w="10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  <w:tblPrChange w:author="Kelley, Adam S" w:date="2026-01-15T21:55:02.09Z" w16du:dateUtc="2026-01-15T21:55:02.09Z" w:id="1497504309">
          <w:tblPr>
            <w:tblW w:w="10080" w:type="dxa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  <w:tblLook w:val="04A0" w:firstRow="1" w:lastRow="0" w:firstColumn="1" w:lastColumn="0" w:noHBand="0" w:noVBand="1"/>
          </w:tblPr>
        </w:tblPrChange>
      </w:tblPr>
      <w:tblGrid>
        <w:gridCol w:w="1440"/>
        <w:gridCol w:w="1129"/>
        <w:gridCol w:w="2625"/>
        <w:gridCol w:w="1146"/>
        <w:gridCol w:w="1251"/>
        <w:gridCol w:w="1256"/>
        <w:gridCol w:w="1800"/>
        <w:tblGridChange w:id="599571483">
          <w:tblGrid>
            <w:gridCol w:w="1440"/>
            <w:gridCol w:w="1129"/>
            <w:gridCol w:w="2104"/>
            <w:gridCol w:w="1262"/>
            <w:gridCol w:w="1264"/>
            <w:gridCol w:w="1440"/>
            <w:gridCol w:w="1440"/>
          </w:tblGrid>
        </w:tblGridChange>
      </w:tblGrid>
      <w:tr w:rsidRPr="008F4AA2" w:rsidR="00E21FD9" w:rsidTr="38587A3F" w14:paraId="03DCCDBC" w14:textId="77777777">
        <w:trPr>
          <w:trHeight w:val="300"/>
          <w:trPrChange w:author="Kelley, Adam S" w:date="2026-01-15T21:53:25.514Z" w16du:dateUtc="2026-01-15T21:53:25.514Z" w:id="188242098">
            <w:trPr>
              <w:trHeight w:val="432"/>
            </w:trPr>
          </w:trPrChange>
        </w:trPr>
        <w:tc>
          <w:tcPr>
            <w:tcW w:w="10647" w:type="dxa"/>
            <w:gridSpan w:val="7"/>
            <w:shd w:val="clear" w:color="auto" w:fill="B8CCE4" w:themeFill="accent1" w:themeFillTint="66"/>
            <w:tcMar/>
            <w:vAlign w:val="center"/>
            <w:tcPrChange w:author="Kelley, Adam S" w:date="2026-01-15T21:55:02.09Z" w:id="1326745344">
              <w:tcPr>
                <w:tcW w:w="10079" w:type="dxa"/>
                <w:gridSpan w:val="7"/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E21FD9" w:rsidP="387CD307" w:rsidRDefault="3C7FEF2C" w14:paraId="4D4FA795" w14:textId="04C4200B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Material Details</w:t>
            </w:r>
          </w:p>
        </w:tc>
      </w:tr>
      <w:tr w:rsidRPr="008F4AA2" w:rsidR="00883D72" w:rsidTr="38587A3F" w14:paraId="6E09B735" w14:textId="77777777">
        <w:trPr>
          <w:trHeight w:val="432"/>
          <w:trPrChange w:author="Kelley, Adam S" w:date="2026-01-15T21:53:25.514Z" w16du:dateUtc="2026-01-15T21:53:25.514Z" w:id="898367398">
            <w:trPr>
              <w:trHeight w:val="432"/>
            </w:trPr>
          </w:trPrChange>
        </w:trPr>
        <w:tc>
          <w:tcPr>
            <w:tcW w:w="1440" w:type="dxa"/>
            <w:tcBorders>
              <w:bottom w:val="single" w:color="000000" w:themeColor="text1" w:sz="2" w:space="0"/>
            </w:tcBorders>
            <w:shd w:val="clear" w:color="auto" w:fill="B8CCE4" w:themeFill="accent1" w:themeFillTint="66"/>
            <w:tcMar/>
            <w:vAlign w:val="center"/>
            <w:hideMark/>
            <w:tcPrChange w:author="Kelley, Adam S" w:date="2026-01-15T21:55:02.09Z" w:id="31731433">
              <w:tcPr>
                <w:tcW w:w="1440" w:type="dxa"/>
                <w:tcBorders>
                  <w:bottom w:val="single" w:color="000000" w:themeColor="text1" w:sz="2"/>
                </w:tcBorders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8D6D40" w:rsidP="387CD307" w:rsidRDefault="6019AE30" w14:paraId="564534AD" w14:textId="77777777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Equipment Type</w:t>
            </w:r>
          </w:p>
        </w:tc>
        <w:tc>
          <w:tcPr>
            <w:tcW w:w="1129" w:type="dxa"/>
            <w:tcBorders>
              <w:bottom w:val="single" w:color="000000" w:themeColor="text1" w:sz="2" w:space="0"/>
            </w:tcBorders>
            <w:shd w:val="clear" w:color="auto" w:fill="B8CCE4" w:themeFill="accent1" w:themeFillTint="66"/>
            <w:tcMar/>
            <w:vAlign w:val="center"/>
            <w:tcPrChange w:author="Kelley, Adam S" w:date="2026-01-15T21:55:02.09Z" w:id="857301956">
              <w:tcPr>
                <w:tcW w:w="1129" w:type="dxa"/>
                <w:tcBorders>
                  <w:bottom w:val="single" w:color="000000" w:themeColor="text1" w:sz="2"/>
                </w:tcBorders>
                <w:shd w:val="clear" w:color="auto" w:fill="B8CCE4" w:themeFill="accent1" w:themeFillTint="66"/>
                <w:tcMar/>
                <w:vAlign w:val="center"/>
              </w:tcPr>
            </w:tcPrChange>
          </w:tcPr>
          <w:p w:rsidR="00DC0034" w:rsidP="387CD307" w:rsidRDefault="4C325B31" w14:paraId="6CB7842D" w14:textId="0A3315E8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Vendor Quote</w:t>
            </w:r>
          </w:p>
          <w:p w:rsidRPr="008F4AA2" w:rsidR="00725302" w:rsidP="387CD307" w:rsidRDefault="4C325B31" w14:paraId="24B0BBD0" w14:textId="7E351178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(Yes/No)</w:t>
            </w:r>
          </w:p>
        </w:tc>
        <w:tc>
          <w:tcPr>
            <w:tcW w:w="2625" w:type="dxa"/>
            <w:tcBorders>
              <w:bottom w:val="single" w:color="000000" w:themeColor="text1" w:sz="2" w:space="0"/>
            </w:tcBorders>
            <w:shd w:val="clear" w:color="auto" w:fill="B8CCE4" w:themeFill="accent1" w:themeFillTint="66"/>
            <w:tcMar/>
            <w:vAlign w:val="center"/>
            <w:hideMark/>
            <w:tcPrChange w:author="Kelley, Adam S" w:date="2026-01-15T21:55:02.09Z" w:id="883800567">
              <w:tcPr>
                <w:tcW w:w="2104" w:type="dxa"/>
                <w:tcBorders>
                  <w:bottom w:val="single" w:color="000000" w:themeColor="text1" w:sz="2"/>
                </w:tcBorders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8D6D40" w:rsidP="387CD307" w:rsidRDefault="6019AE30" w14:paraId="3802A5AB" w14:textId="0ADB935B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146" w:type="dxa"/>
            <w:tcBorders>
              <w:bottom w:val="single" w:color="000000" w:themeColor="text1" w:sz="2" w:space="0"/>
            </w:tcBorders>
            <w:shd w:val="clear" w:color="auto" w:fill="B8CCE4" w:themeFill="accent1" w:themeFillTint="66"/>
            <w:tcMar/>
            <w:vAlign w:val="center"/>
            <w:hideMark/>
            <w:tcPrChange w:author="Kelley, Adam S" w:date="2026-01-15T21:55:02.09Z" w:id="1799737582">
              <w:tcPr>
                <w:tcW w:w="1262" w:type="dxa"/>
                <w:tcBorders>
                  <w:bottom w:val="single" w:color="000000" w:themeColor="text1" w:sz="2"/>
                </w:tcBorders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8D6D40" w:rsidP="387CD307" w:rsidRDefault="6019AE30" w14:paraId="589A5C46" w14:textId="02D9991A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Lead Time</w:t>
            </w:r>
            <w:r w:rsidRPr="387CD307" w:rsidR="24683911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r w:rsidRPr="387CD307" w:rsidR="3D0063E1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Week</w:t>
            </w:r>
            <w:r w:rsidRPr="387CD307" w:rsidR="24683911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s)</w:t>
            </w:r>
          </w:p>
        </w:tc>
        <w:tc>
          <w:tcPr>
            <w:tcW w:w="1251" w:type="dxa"/>
            <w:tcBorders>
              <w:bottom w:val="single" w:color="000000" w:themeColor="text1" w:sz="2" w:space="0"/>
            </w:tcBorders>
            <w:shd w:val="clear" w:color="auto" w:fill="B8CCE4" w:themeFill="accent1" w:themeFillTint="66"/>
            <w:tcMar/>
            <w:vAlign w:val="center"/>
            <w:hideMark/>
            <w:tcPrChange w:author="Kelley, Adam S" w:date="2026-01-15T21:55:02.09Z" w:id="2146913181">
              <w:tcPr>
                <w:tcW w:w="1264" w:type="dxa"/>
                <w:tcBorders>
                  <w:bottom w:val="single" w:color="000000" w:themeColor="text1" w:sz="2"/>
                </w:tcBorders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8D6D40" w:rsidP="387CD307" w:rsidRDefault="10E3EA8B" w14:paraId="34D2CA63" w14:textId="4C5616AB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4"/>
                <w:szCs w:val="24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Total Cost</w:t>
            </w:r>
            <w:r w:rsidRPr="387CD307" w:rsidR="382440AA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 xml:space="preserve"> ($</w:t>
            </w:r>
            <w:r w:rsidRPr="387CD307" w:rsidR="6E4A1CCF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56" w:type="dxa"/>
            <w:shd w:val="clear" w:color="auto" w:fill="B8CCE4" w:themeFill="accent1" w:themeFillTint="66"/>
            <w:tcMar/>
            <w:vAlign w:val="center"/>
            <w:hideMark/>
            <w:tcPrChange w:author="Kelley, Adam S" w:date="2026-01-15T21:55:02.09Z" w:id="1497518086">
              <w:tcPr>
                <w:tcW w:w="1440" w:type="dxa"/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8D6D40" w:rsidP="45C36D3E" w:rsidRDefault="3C62D144" w14:paraId="15AB1375" w14:textId="00E607F5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0000"/>
                <w:sz w:val="24"/>
                <w:szCs w:val="24"/>
                <w:highlight w:val="yellow"/>
              </w:rPr>
            </w:pPr>
            <w:r w:rsidRPr="2F021D75">
              <w:rPr>
                <w:rFonts w:eastAsiaTheme="minorEastAsia"/>
                <w:b/>
                <w:bCs/>
                <w:color w:val="FF0000"/>
                <w:sz w:val="24"/>
                <w:szCs w:val="24"/>
              </w:rPr>
              <w:t>Payment before Full Funding</w:t>
            </w:r>
            <w:r w:rsidRPr="2F021D75" w:rsidR="044AA84C">
              <w:rPr>
                <w:rFonts w:eastAsiaTheme="minorEastAsia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2F021D75" w:rsidR="46996626">
              <w:rPr>
                <w:rFonts w:eastAsiaTheme="minorEastAsia"/>
                <w:b/>
                <w:bCs/>
                <w:color w:val="FF0000"/>
                <w:sz w:val="24"/>
                <w:szCs w:val="24"/>
              </w:rPr>
              <w:t>%</w:t>
            </w:r>
          </w:p>
        </w:tc>
        <w:tc>
          <w:tcPr>
            <w:tcW w:w="1800" w:type="dxa"/>
            <w:shd w:val="clear" w:color="auto" w:fill="B8CCE4" w:themeFill="accent1" w:themeFillTint="66"/>
            <w:tcMar/>
            <w:vAlign w:val="center"/>
            <w:hideMark/>
            <w:tcPrChange w:author="Kelley, Adam S" w:date="2026-01-15T21:55:02.09Z" w:id="184746440">
              <w:tcPr>
                <w:tcW w:w="1440" w:type="dxa"/>
                <w:shd w:val="clear" w:color="auto" w:fill="B8CCE4" w:themeFill="accent1" w:themeFillTint="66"/>
                <w:tcMar/>
                <w:vAlign w:val="center"/>
              </w:tcPr>
            </w:tcPrChange>
          </w:tcPr>
          <w:p w:rsidRPr="008F4AA2" w:rsidR="008D6D40" w:rsidP="387CD307" w:rsidRDefault="10E3EA8B" w14:paraId="55EEAE8E" w14:textId="67BE6005">
            <w:pPr>
              <w:spacing w:after="0" w:line="240" w:lineRule="auto"/>
              <w:jc w:val="center"/>
              <w:rPr>
                <w:ins w:author="Kelley, Adam S" w:date="2026-01-15T21:53:16.714Z" w16du:dateUtc="2026-01-15T21:53:16.714Z" w:id="652258842"/>
              </w:rPr>
            </w:pPr>
            <w:r w:rsidRPr="38587A3F" w:rsidR="243BC476">
              <w:rPr>
                <w:rFonts w:eastAsia="ＭＳ 明朝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Funding</w:t>
            </w:r>
            <w:r w:rsidRPr="38587A3F" w:rsidR="2EC874CA">
              <w:rPr>
                <w:rFonts w:eastAsia="ＭＳ 明朝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8587A3F" w:rsidR="243BC476">
              <w:rPr>
                <w:rFonts w:eastAsia="ＭＳ 明朝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Request</w:t>
            </w:r>
          </w:p>
          <w:p w:rsidRPr="008F4AA2" w:rsidR="008D6D40" w:rsidP="38587A3F" w:rsidRDefault="10E3EA8B" w14:paraId="5F161AA9" w14:textId="303D717D">
            <w:pPr>
              <w:spacing w:after="0" w:line="240" w:lineRule="auto"/>
              <w:jc w:val="center"/>
              <w:rPr>
                <w:rFonts w:eastAsia="ＭＳ 明朝" w:eastAsiaTheme="minorEastAsia"/>
                <w:b w:val="1"/>
                <w:bCs w:val="1"/>
                <w:color w:val="000000"/>
                <w:sz w:val="24"/>
                <w:szCs w:val="24"/>
              </w:rPr>
            </w:pPr>
            <w:del w:author="Kelley, Adam S" w:date="2026-01-15T21:53:14.179Z" w:id="1676309422">
              <w:r w:rsidRPr="38587A3F" w:rsidDel="777538CB">
                <w:rPr>
                  <w:rFonts w:eastAsia="ＭＳ 明朝" w:eastAsiaTheme="minorEastAsia"/>
                  <w:b w:val="1"/>
                  <w:bCs w:val="1"/>
                  <w:color w:val="000000" w:themeColor="text1" w:themeTint="FF" w:themeShade="FF"/>
                  <w:sz w:val="24"/>
                  <w:szCs w:val="24"/>
                </w:rPr>
                <w:delText xml:space="preserve"> </w:delText>
              </w:r>
            </w:del>
            <w:r w:rsidRPr="38587A3F" w:rsidR="777538CB">
              <w:rPr>
                <w:rFonts w:eastAsia="ＭＳ 明朝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($)</w:t>
            </w:r>
          </w:p>
        </w:tc>
      </w:tr>
      <w:tr w:rsidRPr="008F4AA2" w:rsidR="00124388" w:rsidTr="38587A3F" w14:paraId="4A9748C6" w14:textId="77777777">
        <w:trPr>
          <w:trHeight w:val="432"/>
          <w:trPrChange w:author="Kelley, Adam S" w:date="2026-01-15T21:53:25.515Z" w16du:dateUtc="2026-01-15T21:53:25.515Z" w:id="639215658">
            <w:trPr>
              <w:trHeight w:val="432"/>
            </w:trPr>
          </w:trPrChange>
        </w:trPr>
        <w:tc>
          <w:tcPr>
            <w:tcW w:w="14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  <w:tcPrChange w:author="Kelley, Adam S" w:date="2026-01-15T21:55:02.09Z" w:id="938734698">
              <w:tcPr>
                <w:tcW w:w="1440" w:type="dxa"/>
                <w:tcBorders>
                  <w:top w:val="single" w:color="000000" w:themeColor="text1" w:sz="2"/>
                  <w:left w:val="single" w:color="000000" w:themeColor="text1" w:sz="2"/>
                  <w:bottom w:val="single" w:color="000000" w:themeColor="text1" w:sz="2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="00AB62F4" w:rsidDel="00E25604" w:rsidP="387CD307" w:rsidRDefault="223A069C" w14:paraId="068FD64A" w14:textId="233669D3">
            <w:pPr>
              <w:spacing w:after="0" w:line="240" w:lineRule="auto"/>
              <w:rPr>
                <w:rFonts w:eastAsiaTheme="minorEastAsia"/>
                <w:b/>
                <w:bCs/>
                <w:color w:val="000000"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Batteries</w:t>
            </w:r>
          </w:p>
          <w:p w:rsidRPr="008F4AA2" w:rsidR="00F00015" w:rsidP="387CD307" w:rsidRDefault="77C683F9" w14:paraId="27BA3C26" w14:textId="1799374F">
            <w:pPr>
              <w:spacing w:after="0" w:line="240" w:lineRule="auto"/>
              <w:rPr>
                <w:rFonts w:eastAsiaTheme="minorEastAsia"/>
                <w:b/>
                <w:bCs/>
                <w:color w:val="000000"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(Package #1)</w:t>
            </w:r>
          </w:p>
        </w:tc>
        <w:tc>
          <w:tcPr>
            <w:tcW w:w="112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  <w:tcPrChange w:author="Kelley, Adam S" w:date="2026-01-15T21:55:02.09Z" w:id="319705271">
              <w:tcPr>
                <w:tcW w:w="1129" w:type="dxa"/>
                <w:tcBorders>
                  <w:top w:val="single" w:color="000000" w:themeColor="text1" w:sz="2"/>
                  <w:left w:val="single" w:color="000000" w:themeColor="text1" w:sz="2"/>
                  <w:bottom w:val="single" w:color="000000" w:themeColor="text1" w:sz="2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DC0034" w:rsidP="387CD307" w:rsidRDefault="4C325B31" w14:paraId="660DD10E" w14:textId="2E34F3B9">
            <w:pPr>
              <w:spacing w:after="0" w:line="240" w:lineRule="auto"/>
              <w:jc w:val="center"/>
              <w:rPr>
                <w:rFonts w:eastAsiaTheme="minorEastAsia"/>
                <w:color w:val="000000"/>
                <w:sz w:val="20"/>
                <w:szCs w:val="20"/>
              </w:rPr>
            </w:pPr>
            <w:r w:rsidRPr="387CD307">
              <w:rPr>
                <w:rFonts w:eastAsiaTheme="minorEastAsia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  <w:hideMark/>
            <w:tcPrChange w:author="Kelley, Adam S" w:date="2026-01-15T21:55:02.09Z" w:id="1964817498">
              <w:tcPr>
                <w:tcW w:w="2104" w:type="dxa"/>
                <w:tcBorders>
                  <w:top w:val="single" w:color="000000" w:themeColor="text1" w:sz="2"/>
                  <w:left w:val="single" w:color="000000" w:themeColor="text1" w:sz="2"/>
                  <w:bottom w:val="single" w:color="000000" w:themeColor="text1" w:sz="2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38587A3F" w:rsidRDefault="7BEE1659" w14:paraId="2EA23866" w14:textId="0508B3EC">
            <w:pPr>
              <w:spacing w:after="0" w:line="240" w:lineRule="auto"/>
              <w:rPr>
                <w:rFonts w:eastAsia="ＭＳ 明朝" w:eastAsiaTheme="minorEastAsia"/>
                <w:color w:val="000000"/>
                <w:sz w:val="20"/>
                <w:szCs w:val="20"/>
              </w:rPr>
            </w:pPr>
            <w:r w:rsidRPr="38587A3F" w:rsidR="717D0ACD">
              <w:rPr>
                <w:rFonts w:eastAsia="ＭＳ 明朝" w:eastAsiaTheme="minorEastAsia"/>
                <w:color w:val="000000" w:themeColor="text1" w:themeTint="FF" w:themeShade="FF"/>
                <w:sz w:val="20"/>
                <w:szCs w:val="20"/>
              </w:rPr>
              <w:t>Batteries, Racks,</w:t>
            </w:r>
            <w:ins w:author="Kelley, Adam S" w:date="2026-01-15T21:53:58.193Z" w:id="1856425867">
              <w:r w:rsidRPr="38587A3F" w:rsidR="4674C9EE">
                <w:rPr>
                  <w:rFonts w:eastAsia="ＭＳ 明朝" w:eastAsiaTheme="minorEastAsia"/>
                  <w:color w:val="000000" w:themeColor="text1" w:themeTint="FF" w:themeShade="FF"/>
                  <w:sz w:val="20"/>
                  <w:szCs w:val="20"/>
                </w:rPr>
                <w:t xml:space="preserve"> </w:t>
              </w:r>
            </w:ins>
            <w:r w:rsidRPr="38587A3F" w:rsidR="717D0ACD">
              <w:rPr>
                <w:rFonts w:eastAsia="ＭＳ 明朝" w:eastAsiaTheme="minorEastAsia"/>
                <w:color w:val="000000" w:themeColor="text1" w:themeTint="FF" w:themeShade="FF"/>
                <w:sz w:val="20"/>
                <w:szCs w:val="20"/>
              </w:rPr>
              <w:t>Disconnects, Inverters, Control System, Fire Suppression Equipment &amp; Generator Step-Up Transformer</w:t>
            </w:r>
          </w:p>
        </w:tc>
        <w:tc>
          <w:tcPr>
            <w:tcW w:w="114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noWrap/>
            <w:tcMar/>
            <w:vAlign w:val="center"/>
            <w:hideMark/>
            <w:tcPrChange w:author="Kelley, Adam S" w:date="2026-01-15T21:55:02.09Z" w:id="107156679">
              <w:tcPr>
                <w:tcW w:w="1262" w:type="dxa"/>
                <w:tcBorders>
                  <w:top w:val="single" w:color="000000" w:themeColor="text1" w:sz="2"/>
                  <w:left w:val="single" w:color="000000" w:themeColor="text1" w:sz="2"/>
                  <w:bottom w:val="single" w:color="000000" w:themeColor="text1" w:sz="2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387CD307" w:rsidRDefault="3C2EEB4F" w14:paraId="205A7C8B" w14:textId="3D257BDA">
            <w:pPr>
              <w:spacing w:after="0" w:line="240" w:lineRule="auto"/>
              <w:jc w:val="center"/>
              <w:rPr>
                <w:rFonts w:eastAsiaTheme="minorEastAsia"/>
                <w:color w:val="000000"/>
                <w:sz w:val="20"/>
                <w:szCs w:val="20"/>
              </w:rPr>
            </w:pPr>
            <w:r w:rsidRPr="387CD307">
              <w:rPr>
                <w:rFonts w:eastAsiaTheme="minorEastAsia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25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  <w:tcPrChange w:author="Kelley, Adam S" w:date="2026-01-15T21:55:02.09Z" w:id="1714757902">
              <w:tcPr>
                <w:tcW w:w="1264" w:type="dxa"/>
                <w:tcBorders>
                  <w:top w:val="single" w:color="000000" w:themeColor="text1" w:sz="2"/>
                  <w:left w:val="single" w:color="000000" w:themeColor="text1" w:sz="2"/>
                  <w:bottom w:val="single" w:color="000000" w:themeColor="text1" w:sz="2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387CD307" w:rsidRDefault="2946AFD2" w14:paraId="4A68B205" w14:textId="118AFD8A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387CD307">
              <w:rPr>
                <w:rFonts w:eastAsiaTheme="minorEastAsia"/>
                <w:sz w:val="20"/>
                <w:szCs w:val="20"/>
              </w:rPr>
              <w:t>$12,106,850</w:t>
            </w:r>
          </w:p>
        </w:tc>
        <w:tc>
          <w:tcPr>
            <w:tcW w:w="1256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noWrap/>
            <w:tcMar/>
            <w:vAlign w:val="center"/>
            <w:hideMark/>
            <w:tcPrChange w:author="Kelley, Adam S" w:date="2026-01-15T21:55:02.09Z" w:id="1741136004">
              <w:tcPr>
                <w:tcW w:w="1440" w:type="dxa"/>
                <w:tcBorders>
                  <w:left w:val="single" w:color="000000" w:themeColor="text1" w:sz="2"/>
                  <w:bottom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5DD6ECAB" w:rsidRDefault="700251C5" w14:paraId="2D823545" w14:textId="34B6E488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5DD6ECAB">
              <w:rPr>
                <w:rFonts w:eastAsiaTheme="minorEastAsia"/>
                <w:sz w:val="20"/>
                <w:szCs w:val="20"/>
              </w:rPr>
              <w:t>10</w:t>
            </w:r>
            <w:r w:rsidRPr="5DD6ECAB" w:rsidR="214D2DBF">
              <w:rPr>
                <w:rFonts w:eastAsiaTheme="minorEastAsia"/>
                <w:sz w:val="20"/>
                <w:szCs w:val="20"/>
              </w:rPr>
              <w:t>%</w:t>
            </w:r>
          </w:p>
        </w:tc>
        <w:tc>
          <w:tcPr>
            <w:tcW w:w="1800" w:type="dxa"/>
            <w:tcMar/>
            <w:vAlign w:val="center"/>
            <w:hideMark/>
            <w:tcPrChange w:author="Kelley, Adam S" w:date="2026-01-15T21:55:02.09Z" w:id="944972764">
              <w:tcPr>
                <w:tcW w:w="1440" w:type="dxa"/>
                <w:tcMar/>
                <w:vAlign w:val="center"/>
              </w:tcPr>
            </w:tcPrChange>
          </w:tcPr>
          <w:p w:rsidRPr="008F4AA2" w:rsidR="00AB62F4" w:rsidP="387CD307" w:rsidRDefault="2946AFD2" w14:paraId="77426E88" w14:textId="046C1AFF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387CD307">
              <w:rPr>
                <w:rFonts w:eastAsiaTheme="minorEastAsia"/>
                <w:sz w:val="20"/>
                <w:szCs w:val="20"/>
              </w:rPr>
              <w:t>$1,210,685</w:t>
            </w:r>
          </w:p>
        </w:tc>
      </w:tr>
      <w:tr w:rsidRPr="008F4AA2" w:rsidR="00124388" w:rsidTr="38587A3F" w14:paraId="2B5F388B" w14:textId="77777777">
        <w:trPr>
          <w:trHeight w:val="432"/>
          <w:trPrChange w:author="Kelley, Adam S" w:date="2026-01-15T21:53:25.515Z" w16du:dateUtc="2026-01-15T21:53:25.515Z" w:id="2131411534">
            <w:trPr>
              <w:trHeight w:val="432"/>
            </w:trPr>
          </w:trPrChange>
        </w:trPr>
        <w:tc>
          <w:tcPr>
            <w:tcW w:w="1440" w:type="dxa"/>
            <w:tcBorders>
              <w:top w:val="single" w:color="000000" w:themeColor="text1" w:sz="2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noWrap/>
            <w:tcMar/>
            <w:vAlign w:val="center"/>
            <w:hideMark/>
            <w:tcPrChange w:author="Kelley, Adam S" w:date="2026-01-15T21:55:02.09Z" w:id="984884815">
              <w:tcPr>
                <w:tcW w:w="1440" w:type="dxa"/>
                <w:tcBorders>
                  <w:top w:val="single" w:color="000000" w:themeColor="text1" w:sz="2"/>
                  <w:left w:val="none" w:color="000000" w:themeColor="text1" w:sz="4"/>
                  <w:bottom w:val="none" w:color="000000" w:themeColor="text1" w:sz="4"/>
                  <w:right w:val="none" w:color="000000" w:themeColor="text1" w:sz="4"/>
                </w:tcBorders>
                <w:tcMar/>
                <w:vAlign w:val="center"/>
              </w:tcPr>
            </w:tcPrChange>
          </w:tcPr>
          <w:p w:rsidRPr="008F4AA2" w:rsidR="00AB62F4" w:rsidP="387CD307" w:rsidRDefault="00AB62F4" w14:paraId="067E0F5B" w14:textId="2423B2F1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color="000000" w:themeColor="text1" w:sz="2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/>
            <w:tcPrChange w:author="Kelley, Adam S" w:date="2026-01-15T21:55:02.09Z" w:id="1930458252">
              <w:tcPr>
                <w:tcW w:w="1129" w:type="dxa"/>
                <w:tcBorders>
                  <w:top w:val="single" w:color="000000" w:themeColor="text1" w:sz="2"/>
                  <w:left w:val="none" w:color="000000" w:themeColor="text1" w:sz="4"/>
                  <w:bottom w:val="none" w:color="000000" w:themeColor="text1" w:sz="4"/>
                  <w:right w:val="none" w:color="000000" w:themeColor="text1" w:sz="4"/>
                </w:tcBorders>
                <w:tcMar/>
              </w:tcPr>
            </w:tcPrChange>
          </w:tcPr>
          <w:p w:rsidRPr="008F4AA2" w:rsidR="00DC0034" w:rsidP="387CD307" w:rsidRDefault="00DC0034" w14:paraId="1465AB28" w14:textId="77777777">
            <w:pPr>
              <w:spacing w:after="0" w:line="240" w:lineRule="auto"/>
              <w:rPr>
                <w:rFonts w:eastAsiaTheme="minorEastAsia"/>
                <w:color w:val="000000"/>
                <w:sz w:val="20"/>
                <w:szCs w:val="20"/>
              </w:rPr>
            </w:pPr>
          </w:p>
        </w:tc>
        <w:tc>
          <w:tcPr>
            <w:tcW w:w="2625" w:type="dxa"/>
            <w:tcBorders>
              <w:top w:val="single" w:color="000000" w:themeColor="text1" w:sz="2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noWrap/>
            <w:tcMar/>
            <w:vAlign w:val="center"/>
            <w:hideMark/>
            <w:tcPrChange w:author="Kelley, Adam S" w:date="2026-01-15T21:55:02.09Z" w:id="1108780072">
              <w:tcPr>
                <w:tcW w:w="2104" w:type="dxa"/>
                <w:tcBorders>
                  <w:top w:val="single" w:color="000000" w:themeColor="text1" w:sz="2"/>
                  <w:left w:val="none" w:color="000000" w:themeColor="text1" w:sz="4"/>
                  <w:bottom w:val="none" w:color="000000" w:themeColor="text1" w:sz="4"/>
                  <w:right w:val="none" w:color="000000" w:themeColor="text1" w:sz="4"/>
                </w:tcBorders>
                <w:tcMar/>
                <w:vAlign w:val="center"/>
              </w:tcPr>
            </w:tcPrChange>
          </w:tcPr>
          <w:p w:rsidRPr="008F4AA2" w:rsidR="00AB62F4" w:rsidP="387CD307" w:rsidRDefault="21C96C5E" w14:paraId="2D1FDC31" w14:textId="69E5150E">
            <w:pPr>
              <w:spacing w:after="0" w:line="240" w:lineRule="auto"/>
              <w:rPr>
                <w:rFonts w:eastAsiaTheme="minorEastAsia"/>
                <w:color w:val="000000"/>
                <w:sz w:val="20"/>
                <w:szCs w:val="20"/>
              </w:rPr>
            </w:pPr>
            <w:r w:rsidRPr="387CD307">
              <w:rPr>
                <w:rFonts w:eastAsiaTheme="minorEastAsia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146" w:type="dxa"/>
            <w:tcBorders>
              <w:top w:val="single" w:color="000000" w:themeColor="text1" w:sz="2" w:space="0"/>
              <w:left w:val="none" w:color="000000" w:themeColor="text1" w:sz="4" w:space="0"/>
              <w:bottom w:val="none" w:color="000000" w:themeColor="text1" w:sz="4" w:space="0"/>
              <w:right w:val="single" w:color="000000" w:themeColor="text1" w:sz="2" w:space="0"/>
            </w:tcBorders>
            <w:noWrap/>
            <w:tcMar/>
            <w:vAlign w:val="center"/>
            <w:hideMark/>
            <w:tcPrChange w:author="Kelley, Adam S" w:date="2026-01-15T21:55:02.09Z" w:id="1889863808">
              <w:tcPr>
                <w:tcW w:w="1262" w:type="dxa"/>
                <w:tcBorders>
                  <w:top w:val="single" w:color="000000" w:themeColor="text1" w:sz="2"/>
                  <w:left w:val="none" w:color="000000" w:themeColor="text1" w:sz="4"/>
                  <w:bottom w:val="none" w:color="000000" w:themeColor="text1" w:sz="4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387CD307" w:rsidRDefault="21C96C5E" w14:paraId="3A4F1E3D" w14:textId="461EC66A">
            <w:pPr>
              <w:spacing w:after="0" w:line="240" w:lineRule="auto"/>
              <w:rPr>
                <w:rFonts w:eastAsiaTheme="minorEastAsia"/>
                <w:b/>
                <w:bCs/>
                <w:color w:val="000000"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07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noWrap/>
            <w:tcMar/>
            <w:vAlign w:val="center"/>
            <w:tcPrChange w:author="Kelley, Adam S" w:date="2026-01-15T21:55:02.09Z" w:id="1590014148">
              <w:tcPr>
                <w:tcW w:w="2704" w:type="dxa"/>
                <w:gridSpan w:val="2"/>
                <w:tcBorders>
                  <w:top w:val="single" w:color="000000" w:themeColor="text1" w:sz="2"/>
                  <w:left w:val="single" w:color="000000" w:themeColor="text1" w:sz="2"/>
                  <w:bottom w:val="single" w:color="000000" w:themeColor="text1" w:sz="2"/>
                  <w:righ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387CD307" w:rsidRDefault="20DB54B6" w14:paraId="0847ED38" w14:textId="3547D3F3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left w:val="single" w:color="000000" w:themeColor="text1" w:sz="2" w:space="0"/>
            </w:tcBorders>
            <w:noWrap/>
            <w:tcMar/>
            <w:vAlign w:val="center"/>
            <w:hideMark/>
            <w:tcPrChange w:author="Kelley, Adam S" w:date="2026-01-15T21:55:02.09Z" w:id="758209921">
              <w:tcPr>
                <w:tcW w:w="1440" w:type="dxa"/>
                <w:tcBorders>
                  <w:left w:val="single" w:color="000000" w:themeColor="text1" w:sz="2"/>
                </w:tcBorders>
                <w:tcMar/>
                <w:vAlign w:val="center"/>
              </w:tcPr>
            </w:tcPrChange>
          </w:tcPr>
          <w:p w:rsidRPr="008F4AA2" w:rsidR="00AB62F4" w:rsidP="387CD307" w:rsidRDefault="45938783" w14:paraId="016F716E" w14:textId="33441EE9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$1,210,685</w:t>
            </w:r>
          </w:p>
        </w:tc>
      </w:tr>
    </w:tbl>
    <w:p w:rsidR="6DF43A5E" w:rsidDel="00686AF9" w:rsidP="098AA4EB" w:rsidRDefault="35A9AD71" w14:paraId="73E48F96" w14:textId="23B2F716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98AA4EB">
        <w:rPr>
          <w:rFonts w:ascii="Arial" w:hAnsi="Arial" w:cs="Arial"/>
          <w:b/>
          <w:bCs/>
          <w:sz w:val="20"/>
          <w:szCs w:val="20"/>
          <w:u w:val="single"/>
        </w:rPr>
        <w:t>Payment Timing Su</w:t>
      </w:r>
      <w:r w:rsidRPr="098AA4EB" w:rsidR="40F63428">
        <w:rPr>
          <w:rFonts w:ascii="Arial" w:hAnsi="Arial" w:cs="Arial"/>
          <w:b/>
          <w:bCs/>
          <w:sz w:val="20"/>
          <w:szCs w:val="20"/>
          <w:u w:val="single"/>
        </w:rPr>
        <w:t>m</w:t>
      </w:r>
      <w:r w:rsidRPr="098AA4EB">
        <w:rPr>
          <w:rFonts w:ascii="Arial" w:hAnsi="Arial" w:cs="Arial"/>
          <w:b/>
          <w:bCs/>
          <w:sz w:val="20"/>
          <w:szCs w:val="20"/>
          <w:u w:val="single"/>
        </w:rPr>
        <w:t>mary:</w:t>
      </w:r>
    </w:p>
    <w:tbl>
      <w:tblPr>
        <w:tblW w:w="11095" w:type="dxa"/>
        <w:tblLook w:val="04A0" w:firstRow="1" w:lastRow="0" w:firstColumn="1" w:lastColumn="0" w:noHBand="0" w:noVBand="1"/>
      </w:tblPr>
      <w:tblGrid>
        <w:gridCol w:w="2664"/>
        <w:gridCol w:w="4224"/>
        <w:gridCol w:w="1891"/>
        <w:gridCol w:w="1877"/>
        <w:gridCol w:w="345"/>
        <w:gridCol w:w="94"/>
      </w:tblGrid>
      <w:tr w:rsidR="098AA4EB" w:rsidTr="38587A3F" w14:paraId="00B06BC2" w14:textId="77777777">
        <w:trPr>
          <w:gridAfter w:val="1"/>
          <w:wAfter w:w="94" w:type="dxa"/>
          <w:trHeight w:val="315"/>
        </w:trPr>
        <w:tc>
          <w:tcPr>
            <w:tcW w:w="106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  <w:vAlign w:val="center"/>
          </w:tcPr>
          <w:p w:rsidR="098AA4EB" w:rsidP="5DD6ECAB" w:rsidRDefault="08C1A726" w14:paraId="629DEE27" w14:textId="6673BC2C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5DD6ECAB">
              <w:rPr>
                <w:rFonts w:eastAsiaTheme="minorEastAsia"/>
                <w:b/>
                <w:bCs/>
                <w:sz w:val="18"/>
                <w:szCs w:val="18"/>
              </w:rPr>
              <w:t xml:space="preserve">Material Payment Commitments </w:t>
            </w:r>
            <w:r w:rsidRPr="5DD6ECAB">
              <w:rPr>
                <w:rFonts w:eastAsiaTheme="minorEastAsia"/>
                <w:b/>
                <w:bCs/>
                <w:sz w:val="18"/>
                <w:szCs w:val="18"/>
                <w:u w:val="single"/>
              </w:rPr>
              <w:t>BEFORE</w:t>
            </w:r>
            <w:r w:rsidRPr="5DD6ECAB">
              <w:rPr>
                <w:rFonts w:eastAsiaTheme="minorEastAsia"/>
                <w:b/>
                <w:bCs/>
                <w:sz w:val="18"/>
                <w:szCs w:val="18"/>
              </w:rPr>
              <w:t xml:space="preserve"> Full Funding</w:t>
            </w:r>
          </w:p>
        </w:tc>
        <w:tc>
          <w:tcPr>
            <w:tcW w:w="345" w:type="dxa"/>
            <w:tcBorders>
              <w:left w:val="single" w:color="000000" w:themeColor="text1" w:sz="6" w:space="0"/>
            </w:tcBorders>
            <w:tcMar>
              <w:left w:w="108" w:type="dxa"/>
              <w:right w:w="108" w:type="dxa"/>
            </w:tcMar>
          </w:tcPr>
          <w:p w:rsidR="098AA4EB" w:rsidP="098AA4EB" w:rsidRDefault="098AA4EB" w14:paraId="39B87B44" w14:textId="06064E49">
            <w:pPr>
              <w:spacing w:after="0"/>
              <w:jc w:val="center"/>
              <w:rPr>
                <w:rFonts w:ascii="Arial" w:hAnsi="Arial" w:eastAsia="Arial" w:cs="Arial"/>
                <w:b/>
                <w:bCs/>
                <w:color w:val="FF0000"/>
                <w:sz w:val="18"/>
                <w:szCs w:val="18"/>
              </w:rPr>
            </w:pPr>
            <w:r w:rsidRPr="098AA4EB">
              <w:rPr>
                <w:rFonts w:ascii="Arial" w:hAnsi="Arial" w:eastAsia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</w:tr>
      <w:tr w:rsidR="098AA4EB" w:rsidTr="38587A3F" w14:paraId="3B5BF7B5" w14:textId="77777777">
        <w:trPr>
          <w:trHeight w:val="432"/>
        </w:trPr>
        <w:tc>
          <w:tcPr>
            <w:tcW w:w="2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  <w:vAlign w:val="center"/>
          </w:tcPr>
          <w:p w:rsidR="098AA4EB" w:rsidP="387CD307" w:rsidRDefault="03C03E7D" w14:paraId="6550DCFE" w14:textId="65CD933B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387CD307">
              <w:rPr>
                <w:rFonts w:eastAsiaTheme="minorEastAsia"/>
                <w:b/>
                <w:bCs/>
                <w:sz w:val="18"/>
                <w:szCs w:val="18"/>
              </w:rPr>
              <w:t>Equipment</w:t>
            </w:r>
          </w:p>
        </w:tc>
        <w:tc>
          <w:tcPr>
            <w:tcW w:w="42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  <w:vAlign w:val="center"/>
          </w:tcPr>
          <w:p w:rsidR="098AA4EB" w:rsidP="387CD307" w:rsidRDefault="03C03E7D" w14:paraId="723448C6" w14:textId="6836B7B6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387CD307">
              <w:rPr>
                <w:rFonts w:eastAsiaTheme="minorEastAsia"/>
                <w:b/>
                <w:bCs/>
                <w:sz w:val="18"/>
                <w:szCs w:val="18"/>
              </w:rPr>
              <w:t>Milestone Description</w:t>
            </w:r>
          </w:p>
        </w:tc>
        <w:tc>
          <w:tcPr>
            <w:tcW w:w="1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  <w:vAlign w:val="center"/>
          </w:tcPr>
          <w:p w:rsidR="098AA4EB" w:rsidP="387CD307" w:rsidRDefault="03C03E7D" w14:paraId="1067DF56" w14:textId="5335D9BA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387CD307">
              <w:rPr>
                <w:rFonts w:eastAsiaTheme="minorEastAsia"/>
                <w:b/>
                <w:bCs/>
                <w:sz w:val="18"/>
                <w:szCs w:val="18"/>
              </w:rPr>
              <w:t>Payment Amount</w:t>
            </w:r>
          </w:p>
        </w:tc>
        <w:tc>
          <w:tcPr>
            <w:tcW w:w="18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  <w:vAlign w:val="center"/>
          </w:tcPr>
          <w:p w:rsidR="098AA4EB" w:rsidP="387CD307" w:rsidRDefault="03C03E7D" w14:paraId="197A6CEF" w14:textId="48EC5555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387CD307">
              <w:rPr>
                <w:rFonts w:eastAsiaTheme="minorEastAsia"/>
                <w:b/>
                <w:bCs/>
                <w:sz w:val="18"/>
                <w:szCs w:val="18"/>
              </w:rPr>
              <w:t>Expected Date</w:t>
            </w:r>
          </w:p>
        </w:tc>
        <w:tc>
          <w:tcPr>
            <w:tcW w:w="439" w:type="dxa"/>
            <w:gridSpan w:val="2"/>
            <w:tcBorders>
              <w:lef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98AA4EB" w:rsidP="098AA4EB" w:rsidRDefault="098AA4EB" w14:paraId="6B03C5DF" w14:textId="5A57C12D">
            <w:pPr>
              <w:spacing w:after="0"/>
              <w:jc w:val="center"/>
              <w:rPr>
                <w:rFonts w:ascii="Arial" w:hAnsi="Arial" w:eastAsia="Arial" w:cs="Arial"/>
                <w:b/>
                <w:bCs/>
                <w:color w:val="FF0000"/>
                <w:sz w:val="18"/>
                <w:szCs w:val="18"/>
              </w:rPr>
            </w:pPr>
            <w:r w:rsidRPr="098AA4EB">
              <w:rPr>
                <w:rFonts w:ascii="Arial" w:hAnsi="Arial" w:eastAsia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</w:tr>
      <w:tr w:rsidR="098AA4EB" w:rsidTr="38587A3F" w14:paraId="54F657DE" w14:textId="77777777">
        <w:trPr>
          <w:trHeight w:val="300"/>
        </w:trPr>
        <w:tc>
          <w:tcPr>
            <w:tcW w:w="2664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098AA4EB" w14:paraId="30F8CB77" w14:textId="7F0CA3EB">
            <w:pPr>
              <w:spacing w:after="0"/>
              <w:jc w:val="center"/>
              <w:rPr>
                <w:rFonts w:eastAsiaTheme="minorEastAsia"/>
                <w:color w:val="FF0000"/>
                <w:sz w:val="18"/>
                <w:szCs w:val="18"/>
              </w:rPr>
            </w:pPr>
          </w:p>
          <w:p w:rsidR="536438A5" w:rsidP="387CD307" w:rsidRDefault="536438A5" w14:paraId="42F6B1B7" w14:textId="3B14A6E6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Batteries</w:t>
            </w:r>
          </w:p>
          <w:p w:rsidR="098AA4EB" w:rsidP="2F021D75" w:rsidRDefault="0EDB945F" w14:paraId="5DFA269A" w14:textId="537B941A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2F021D75"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  <w:t>(Package #1)</w:t>
            </w:r>
          </w:p>
        </w:tc>
        <w:tc>
          <w:tcPr>
            <w:tcW w:w="42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F021D75" w:rsidRDefault="3DC2D3D8" w14:paraId="263207C6" w14:textId="39CEFB62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F021D75">
              <w:rPr>
                <w:rFonts w:eastAsiaTheme="minorEastAsia"/>
                <w:sz w:val="20"/>
                <w:szCs w:val="20"/>
              </w:rPr>
              <w:t xml:space="preserve"> </w:t>
            </w:r>
            <w:r w:rsidRPr="2F021D75" w:rsidR="46AC7CDA">
              <w:rPr>
                <w:rFonts w:eastAsiaTheme="minorEastAsia"/>
                <w:sz w:val="20"/>
                <w:szCs w:val="20"/>
              </w:rPr>
              <w:t>Submittal of Preliminary Project Schedule</w:t>
            </w:r>
          </w:p>
          <w:p w:rsidR="098AA4EB" w:rsidP="5DD6ECAB" w:rsidRDefault="0BA0FBA1" w14:paraId="6D935497" w14:textId="33852E15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5DD6ECAB">
              <w:rPr>
                <w:rFonts w:eastAsiaTheme="minorEastAsia"/>
                <w:b/>
                <w:bCs/>
                <w:sz w:val="20"/>
                <w:szCs w:val="20"/>
              </w:rPr>
              <w:t xml:space="preserve">– </w:t>
            </w:r>
            <w:r w:rsidRPr="5DD6ECAB" w:rsidR="167FA3CE">
              <w:rPr>
                <w:rFonts w:eastAsiaTheme="minorEastAsia"/>
                <w:b/>
                <w:bCs/>
                <w:sz w:val="20"/>
                <w:szCs w:val="20"/>
              </w:rPr>
              <w:t>5</w:t>
            </w:r>
            <w:r w:rsidRPr="5DD6ECAB">
              <w:rPr>
                <w:rFonts w:eastAsiaTheme="minorEastAsia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F021D75" w:rsidRDefault="10866274" w14:paraId="52F74FB1" w14:textId="1559D392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F021D75">
              <w:rPr>
                <w:rFonts w:eastAsiaTheme="minorEastAsia"/>
                <w:sz w:val="20"/>
                <w:szCs w:val="20"/>
              </w:rPr>
              <w:t>$</w:t>
            </w:r>
            <w:r w:rsidRPr="2F021D75" w:rsidR="4861760F">
              <w:rPr>
                <w:rFonts w:eastAsiaTheme="minorEastAsia"/>
                <w:sz w:val="20"/>
                <w:szCs w:val="20"/>
              </w:rPr>
              <w:t>605</w:t>
            </w:r>
            <w:r w:rsidRPr="2F021D75" w:rsidR="157114C6">
              <w:rPr>
                <w:rFonts w:eastAsiaTheme="minorEastAsia"/>
                <w:sz w:val="20"/>
                <w:szCs w:val="20"/>
              </w:rPr>
              <w:t>,</w:t>
            </w:r>
            <w:r w:rsidRPr="2F021D75" w:rsidR="4861760F">
              <w:rPr>
                <w:rFonts w:eastAsiaTheme="minorEastAsia"/>
                <w:sz w:val="20"/>
                <w:szCs w:val="20"/>
              </w:rPr>
              <w:t>342</w:t>
            </w:r>
          </w:p>
        </w:tc>
        <w:tc>
          <w:tcPr>
            <w:tcW w:w="18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5DD6ECAB" w:rsidRDefault="6D303ADE" w14:paraId="7EEBA032" w14:textId="5B7F6CD4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5DD6ECAB">
              <w:rPr>
                <w:rFonts w:eastAsiaTheme="minorEastAsia"/>
                <w:sz w:val="20"/>
                <w:szCs w:val="20"/>
              </w:rPr>
              <w:t>5/15/26</w:t>
            </w:r>
          </w:p>
        </w:tc>
        <w:tc>
          <w:tcPr>
            <w:tcW w:w="439" w:type="dxa"/>
            <w:gridSpan w:val="2"/>
            <w:tcBorders>
              <w:lef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98AA4EB" w:rsidP="098AA4EB" w:rsidRDefault="098AA4EB" w14:paraId="7F54691A" w14:textId="2174D926">
            <w:pPr>
              <w:spacing w:after="0"/>
              <w:jc w:val="center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 w:rsidRPr="098AA4EB">
              <w:rPr>
                <w:rFonts w:ascii="Arial" w:hAnsi="Arial" w:eastAsia="Arial" w:cs="Arial"/>
                <w:color w:val="FF0000"/>
                <w:sz w:val="18"/>
                <w:szCs w:val="18"/>
              </w:rPr>
              <w:t xml:space="preserve"> </w:t>
            </w:r>
          </w:p>
        </w:tc>
      </w:tr>
      <w:tr w:rsidR="098AA4EB" w:rsidTr="38587A3F" w14:paraId="76457671" w14:textId="77777777">
        <w:trPr>
          <w:trHeight w:val="302"/>
        </w:trPr>
        <w:tc>
          <w:tcPr>
            <w:tcW w:w="2664" w:type="dxa"/>
            <w:vMerge/>
            <w:tcMar/>
            <w:vAlign w:val="center"/>
          </w:tcPr>
          <w:p w:rsidR="007F3AC5" w:rsidRDefault="007F3AC5" w14:paraId="4F345A37" w14:textId="77777777"/>
        </w:tc>
        <w:tc>
          <w:tcPr>
            <w:tcW w:w="42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A2CE9C7" w:rsidP="5DD6ECAB" w:rsidRDefault="0A2CE9C7" w14:paraId="3748AF9D" w14:textId="27AC4338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5DD6ECAB">
              <w:rPr>
                <w:rFonts w:eastAsiaTheme="minorEastAsia"/>
                <w:sz w:val="20"/>
                <w:szCs w:val="20"/>
              </w:rPr>
              <w:t>Final Drawings:</w:t>
            </w:r>
          </w:p>
          <w:p w:rsidR="0A2CE9C7" w:rsidP="5DD6ECAB" w:rsidRDefault="0A2CE9C7" w14:paraId="172D63F4" w14:textId="1EE6EEAC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5DD6ECAB">
              <w:rPr>
                <w:rFonts w:eastAsiaTheme="minorEastAsia"/>
                <w:sz w:val="20"/>
                <w:szCs w:val="20"/>
              </w:rPr>
              <w:t>Design Drawings reviewed and finalized, and Shop Drawings Approved</w:t>
            </w:r>
          </w:p>
          <w:p w:rsidR="098AA4EB" w:rsidP="2F021D75" w:rsidRDefault="55FACF67" w14:paraId="61A04ABA" w14:textId="2ACD768A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F021D75">
              <w:rPr>
                <w:rFonts w:eastAsiaTheme="minorEastAsia"/>
                <w:sz w:val="20"/>
                <w:szCs w:val="20"/>
              </w:rPr>
              <w:t xml:space="preserve"> </w:t>
            </w:r>
            <w:r w:rsidRPr="2F021D75">
              <w:rPr>
                <w:rFonts w:eastAsiaTheme="minorEastAsia"/>
                <w:b/>
                <w:bCs/>
                <w:sz w:val="20"/>
                <w:szCs w:val="20"/>
              </w:rPr>
              <w:t xml:space="preserve">– </w:t>
            </w:r>
            <w:r w:rsidRPr="2F021D75" w:rsidR="32D30816">
              <w:rPr>
                <w:rFonts w:eastAsiaTheme="minorEastAsia"/>
                <w:b/>
                <w:bCs/>
                <w:sz w:val="20"/>
                <w:szCs w:val="20"/>
              </w:rPr>
              <w:t>5</w:t>
            </w:r>
            <w:r w:rsidRPr="2F021D75">
              <w:rPr>
                <w:rFonts w:eastAsiaTheme="minorEastAsia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5DD6ECAB" w:rsidRDefault="6E422FDC" w14:paraId="1F6E4BF6" w14:textId="7C6BC057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5DD6ECAB">
              <w:rPr>
                <w:rFonts w:eastAsiaTheme="minorEastAsia"/>
                <w:sz w:val="20"/>
                <w:szCs w:val="20"/>
              </w:rPr>
              <w:t>$605,342</w:t>
            </w:r>
          </w:p>
        </w:tc>
        <w:tc>
          <w:tcPr>
            <w:tcW w:w="18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72BB7711" w14:paraId="50DD4D9D" w14:textId="298BDEF6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387CD307">
              <w:rPr>
                <w:rFonts w:eastAsiaTheme="minorEastAsia"/>
                <w:sz w:val="20"/>
                <w:szCs w:val="20"/>
              </w:rPr>
              <w:t>7/13/26</w:t>
            </w:r>
          </w:p>
        </w:tc>
        <w:tc>
          <w:tcPr>
            <w:tcW w:w="439" w:type="dxa"/>
            <w:gridSpan w:val="2"/>
            <w:tcBorders>
              <w:lef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98AA4EB" w:rsidP="098AA4EB" w:rsidRDefault="098AA4EB" w14:paraId="794A69FB" w14:textId="0554A578">
            <w:pPr>
              <w:spacing w:after="0"/>
              <w:jc w:val="center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 w:rsidRPr="098AA4EB">
              <w:rPr>
                <w:rFonts w:ascii="Arial" w:hAnsi="Arial" w:eastAsia="Arial" w:cs="Arial"/>
                <w:color w:val="FF0000"/>
                <w:sz w:val="18"/>
                <w:szCs w:val="18"/>
              </w:rPr>
              <w:t xml:space="preserve"> </w:t>
            </w:r>
          </w:p>
        </w:tc>
      </w:tr>
      <w:tr w:rsidR="098AA4EB" w:rsidTr="38587A3F" w14:paraId="1353E400" w14:textId="77777777">
        <w:trPr>
          <w:trHeight w:val="300"/>
        </w:trPr>
        <w:tc>
          <w:tcPr>
            <w:tcW w:w="2664" w:type="dxa"/>
            <w:tcBorders>
              <w:top w:val="single" w:color="000000" w:themeColor="text1" w:sz="4" w:space="0"/>
              <w:left w:val="none" w:color="000000" w:themeColor="text1" w:sz="8" w:space="0"/>
              <w:bottom w:val="none" w:color="000000" w:themeColor="text1" w:sz="8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46AF5DD" w:rsidRDefault="098AA4EB" w14:paraId="08FB27A9" w14:textId="58A0FEF5">
            <w:pPr>
              <w:rPr>
                <w:rFonts w:eastAsiaTheme="minorEastAsia"/>
              </w:rPr>
            </w:pPr>
          </w:p>
        </w:tc>
        <w:tc>
          <w:tcPr>
            <w:tcW w:w="42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46AF5DD" w:rsidRDefault="751A3861" w14:paraId="487697AC" w14:textId="0E65F135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246AF5DD">
              <w:rPr>
                <w:rFonts w:eastAsiaTheme="minorEastAsi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45C36D3E" w:rsidRDefault="543755D6" w14:paraId="34241DB9" w14:textId="2D8630A7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2F021D75">
              <w:rPr>
                <w:rFonts w:eastAsiaTheme="minorEastAsia"/>
                <w:b/>
                <w:bCs/>
                <w:sz w:val="20"/>
                <w:szCs w:val="20"/>
              </w:rPr>
              <w:t>$1,210,685</w:t>
            </w:r>
          </w:p>
        </w:tc>
        <w:tc>
          <w:tcPr>
            <w:tcW w:w="187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98AA4EB" w:rsidP="246AF5DD" w:rsidRDefault="751A3861" w14:paraId="0A06B0F4" w14:textId="421A42D7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246AF5DD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39" w:type="dxa"/>
            <w:gridSpan w:val="2"/>
            <w:tcMar>
              <w:left w:w="108" w:type="dxa"/>
              <w:right w:w="108" w:type="dxa"/>
            </w:tcMar>
          </w:tcPr>
          <w:p w:rsidR="098AA4EB" w:rsidP="246AF5DD" w:rsidRDefault="3080F2E9" w14:paraId="29B92005" w14:textId="17AA19D8">
            <w:pPr>
              <w:spacing w:after="0"/>
              <w:jc w:val="center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 w:rsidRPr="2F021D75"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:rsidR="387CD307" w:rsidP="246AF5DD" w:rsidRDefault="387CD307" w14:paraId="60CD6FF2" w14:textId="72067B68">
      <w:pPr>
        <w:spacing w:after="0"/>
        <w:rPr>
          <w:rFonts w:ascii="Arial" w:hAnsi="Arial" w:eastAsia="Arial" w:cs="Arial"/>
          <w:sz w:val="18"/>
          <w:szCs w:val="18"/>
        </w:rPr>
      </w:pPr>
    </w:p>
    <w:p w:rsidR="2EFF52A4" w:rsidP="246AF5DD" w:rsidRDefault="2EFF52A4" w14:paraId="7C17208B" w14:textId="1F20D057">
      <w:pPr>
        <w:spacing w:after="0"/>
        <w:rPr>
          <w:rFonts w:ascii="Arial" w:hAnsi="Arial" w:eastAsia="Arial" w:cs="Arial"/>
          <w:sz w:val="18"/>
          <w:szCs w:val="18"/>
        </w:rPr>
      </w:pPr>
      <w:r w:rsidRPr="2F021D75">
        <w:rPr>
          <w:rFonts w:ascii="Arial" w:hAnsi="Arial" w:eastAsia="Arial" w:cs="Arial"/>
          <w:sz w:val="18"/>
          <w:szCs w:val="18"/>
        </w:rPr>
        <w:t xml:space="preserve"> </w:t>
      </w:r>
    </w:p>
    <w:tbl>
      <w:tblPr>
        <w:tblW w:w="11663" w:type="dxa"/>
        <w:tblInd w:w="-990" w:type="dxa"/>
        <w:tblLook w:val="04A0" w:firstRow="1" w:lastRow="0" w:firstColumn="1" w:lastColumn="0" w:noHBand="0" w:noVBand="1"/>
      </w:tblPr>
      <w:tblGrid>
        <w:gridCol w:w="2333"/>
        <w:gridCol w:w="1365"/>
        <w:gridCol w:w="4176"/>
        <w:gridCol w:w="1898"/>
        <w:gridCol w:w="1891"/>
      </w:tblGrid>
      <w:tr w:rsidR="098AA4EB" w:rsidTr="38587A3F" w14:paraId="514D7D55" w14:textId="77777777">
        <w:trPr>
          <w:trHeight w:val="300"/>
        </w:trPr>
        <w:tc>
          <w:tcPr>
            <w:tcW w:w="1166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DBDB" w:themeFill="accent2" w:themeFillTint="33"/>
            <w:tcMar>
              <w:left w:w="108" w:type="dxa"/>
              <w:right w:w="108" w:type="dxa"/>
            </w:tcMar>
            <w:vAlign w:val="center"/>
          </w:tcPr>
          <w:p w:rsidR="098AA4EB" w:rsidP="246AF5DD" w:rsidRDefault="120029A1" w14:paraId="27DE70C4" w14:textId="2926F964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246AF5DD">
              <w:rPr>
                <w:rFonts w:eastAsiaTheme="minorEastAsia"/>
                <w:b/>
                <w:bCs/>
                <w:sz w:val="18"/>
                <w:szCs w:val="18"/>
              </w:rPr>
              <w:t xml:space="preserve">Material Payment Commitments </w:t>
            </w:r>
            <w:r w:rsidRPr="246AF5DD">
              <w:rPr>
                <w:rFonts w:eastAsiaTheme="minorEastAsia"/>
                <w:b/>
                <w:bCs/>
                <w:sz w:val="18"/>
                <w:szCs w:val="18"/>
                <w:u w:val="single"/>
              </w:rPr>
              <w:t>AFTER</w:t>
            </w:r>
            <w:r w:rsidRPr="246AF5DD">
              <w:rPr>
                <w:rFonts w:eastAsiaTheme="minorEastAsia"/>
                <w:b/>
                <w:bCs/>
                <w:sz w:val="18"/>
                <w:szCs w:val="18"/>
              </w:rPr>
              <w:t xml:space="preserve"> Full Funding</w:t>
            </w:r>
          </w:p>
        </w:tc>
      </w:tr>
      <w:tr w:rsidR="098AA4EB" w:rsidTr="38587A3F" w14:paraId="5C357F24" w14:textId="77777777">
        <w:trPr>
          <w:trHeight w:val="495"/>
        </w:trPr>
        <w:tc>
          <w:tcPr>
            <w:tcW w:w="3698" w:type="dxa"/>
            <w:gridSpan w:val="2"/>
            <w:tcBorders>
              <w:top w:val="single" w:color="auto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8" w:space="0"/>
            </w:tcBorders>
            <w:shd w:val="clear" w:color="auto" w:fill="F2DBDB" w:themeFill="accent2" w:themeFillTint="33"/>
            <w:tcMar>
              <w:left w:w="108" w:type="dxa"/>
              <w:right w:w="108" w:type="dxa"/>
            </w:tcMar>
            <w:vAlign w:val="center"/>
          </w:tcPr>
          <w:p w:rsidR="098AA4EB" w:rsidP="246AF5DD" w:rsidRDefault="751A3861" w14:paraId="4ED1A791" w14:textId="150D7D1E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246AF5DD">
              <w:rPr>
                <w:rFonts w:eastAsiaTheme="minorEastAsia"/>
                <w:b/>
                <w:bCs/>
                <w:sz w:val="18"/>
                <w:szCs w:val="18"/>
              </w:rPr>
              <w:t>Equipment</w:t>
            </w:r>
          </w:p>
        </w:tc>
        <w:tc>
          <w:tcPr>
            <w:tcW w:w="4176" w:type="dxa"/>
            <w:tcBorders>
              <w:top w:val="nil"/>
              <w:left w:val="single" w:color="000000" w:themeColor="text1" w:sz="8" w:space="0"/>
              <w:bottom w:val="single" w:color="auto" w:sz="8" w:space="0"/>
              <w:right w:val="single" w:color="auto" w:sz="8" w:space="0"/>
            </w:tcBorders>
            <w:shd w:val="clear" w:color="auto" w:fill="F2DBDB" w:themeFill="accent2" w:themeFillTint="33"/>
            <w:tcMar>
              <w:left w:w="108" w:type="dxa"/>
              <w:right w:w="108" w:type="dxa"/>
            </w:tcMar>
            <w:vAlign w:val="center"/>
          </w:tcPr>
          <w:p w:rsidR="098AA4EB" w:rsidP="246AF5DD" w:rsidRDefault="751A3861" w14:paraId="2673956E" w14:textId="781AAB0F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246AF5DD">
              <w:rPr>
                <w:rFonts w:eastAsiaTheme="minorEastAsia"/>
                <w:b/>
                <w:bCs/>
                <w:sz w:val="18"/>
                <w:szCs w:val="18"/>
              </w:rPr>
              <w:t>Milestone Description</w:t>
            </w:r>
          </w:p>
        </w:tc>
        <w:tc>
          <w:tcPr>
            <w:tcW w:w="189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DBDB" w:themeFill="accent2" w:themeFillTint="33"/>
            <w:tcMar>
              <w:left w:w="108" w:type="dxa"/>
              <w:right w:w="108" w:type="dxa"/>
            </w:tcMar>
            <w:vAlign w:val="center"/>
          </w:tcPr>
          <w:p w:rsidR="098AA4EB" w:rsidP="246AF5DD" w:rsidRDefault="751A3861" w14:paraId="1621BE11" w14:textId="66769A6D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246AF5DD">
              <w:rPr>
                <w:rFonts w:eastAsiaTheme="minorEastAsia"/>
                <w:b/>
                <w:bCs/>
                <w:sz w:val="18"/>
                <w:szCs w:val="18"/>
              </w:rPr>
              <w:t>Payment Amount</w:t>
            </w:r>
          </w:p>
        </w:tc>
        <w:tc>
          <w:tcPr>
            <w:tcW w:w="189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DBDB" w:themeFill="accent2" w:themeFillTint="33"/>
            <w:tcMar>
              <w:left w:w="108" w:type="dxa"/>
              <w:right w:w="108" w:type="dxa"/>
            </w:tcMar>
            <w:vAlign w:val="center"/>
          </w:tcPr>
          <w:p w:rsidR="098AA4EB" w:rsidP="246AF5DD" w:rsidRDefault="751A3861" w14:paraId="1D9C6757" w14:textId="3EB9A2E6">
            <w:pPr>
              <w:spacing w:after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 w:rsidRPr="246AF5DD">
              <w:rPr>
                <w:rFonts w:eastAsiaTheme="minorEastAsia"/>
                <w:b/>
                <w:bCs/>
                <w:sz w:val="18"/>
                <w:szCs w:val="18"/>
              </w:rPr>
              <w:t>Expected Date</w:t>
            </w:r>
          </w:p>
        </w:tc>
      </w:tr>
      <w:tr w:rsidR="098AA4EB" w:rsidTr="38587A3F" w14:paraId="641C0A8E" w14:textId="77777777">
        <w:trPr>
          <w:trHeight w:val="964"/>
        </w:trPr>
        <w:tc>
          <w:tcPr>
            <w:tcW w:w="3698" w:type="dxa"/>
            <w:gridSpan w:val="2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vAlign w:val="center"/>
          </w:tcPr>
          <w:p w:rsidR="387CD307" w:rsidP="246AF5DD" w:rsidRDefault="56B1ADAB" w14:paraId="665B2CFB" w14:textId="34AD0A0B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246AF5DD">
              <w:rPr>
                <w:rFonts w:eastAsiaTheme="minorEastAsia"/>
                <w:b/>
                <w:bCs/>
                <w:sz w:val="20"/>
                <w:szCs w:val="20"/>
              </w:rPr>
              <w:t>Batteries</w:t>
            </w:r>
          </w:p>
          <w:p w:rsidR="387CD307" w:rsidP="246AF5DD" w:rsidRDefault="56B1ADAB" w14:paraId="7D2F0734" w14:textId="5C711644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246AF5DD">
              <w:rPr>
                <w:rFonts w:eastAsiaTheme="minorEastAsia"/>
                <w:b/>
                <w:bCs/>
                <w:sz w:val="20"/>
                <w:szCs w:val="20"/>
              </w:rPr>
              <w:t>(Package #1)</w:t>
            </w:r>
          </w:p>
        </w:tc>
        <w:tc>
          <w:tcPr>
            <w:tcW w:w="4176" w:type="dxa"/>
            <w:tcBorders>
              <w:top w:val="single" w:color="auto" w:sz="8" w:space="0"/>
              <w:left w:val="single" w:color="000000" w:themeColor="text1" w:sz="4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46AF5DD" w:rsidRDefault="280E5AA9" w14:paraId="2FB84F29" w14:textId="69D788E2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 xml:space="preserve"> </w:t>
            </w:r>
            <w:r w:rsidRPr="246AF5DD" w:rsidR="1146917A">
              <w:rPr>
                <w:rFonts w:eastAsiaTheme="minorEastAsia"/>
                <w:sz w:val="20"/>
                <w:szCs w:val="20"/>
              </w:rPr>
              <w:t xml:space="preserve"> Factory Acceptance Testing (FAT)</w:t>
            </w:r>
          </w:p>
          <w:p w:rsidR="098AA4EB" w:rsidP="246AF5DD" w:rsidRDefault="1146917A" w14:paraId="3D65EEE7" w14:textId="545940A0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>(at the last piece of equipment)</w:t>
            </w:r>
          </w:p>
          <w:p w:rsidR="098AA4EB" w:rsidP="246AF5DD" w:rsidRDefault="038DE472" w14:paraId="3D3CAC26" w14:textId="49C98B54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2F021D75">
              <w:rPr>
                <w:rFonts w:eastAsiaTheme="minorEastAsia"/>
                <w:b/>
                <w:bCs/>
                <w:sz w:val="20"/>
                <w:szCs w:val="20"/>
              </w:rPr>
              <w:t>– 35%</w:t>
            </w:r>
          </w:p>
        </w:tc>
        <w:tc>
          <w:tcPr>
            <w:tcW w:w="1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46AF5DD" w:rsidRDefault="45D156CF" w14:paraId="50DEE4A9" w14:textId="7B0FD0B0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>$4,237,397</w:t>
            </w:r>
          </w:p>
          <w:p w:rsidR="098AA4EB" w:rsidP="246AF5DD" w:rsidRDefault="098AA4EB" w14:paraId="2133ABBA" w14:textId="081B62CE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246AF5DD" w:rsidRDefault="6B5FC52A" w14:paraId="7766905E" w14:textId="65705CC2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>11/26/27</w:t>
            </w:r>
          </w:p>
          <w:p w:rsidR="098AA4EB" w:rsidP="246AF5DD" w:rsidRDefault="098AA4EB" w14:paraId="10C5DC64" w14:textId="3A3C20FF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</w:p>
        </w:tc>
      </w:tr>
      <w:tr w:rsidR="246AF5DD" w:rsidTr="38587A3F" w14:paraId="479A1C15" w14:textId="77777777">
        <w:trPr>
          <w:trHeight w:val="302"/>
        </w:trPr>
        <w:tc>
          <w:tcPr>
            <w:tcW w:w="3698" w:type="dxa"/>
            <w:gridSpan w:val="2"/>
            <w:vMerge/>
            <w:tcMar>
              <w:left w:w="108" w:type="dxa"/>
              <w:right w:w="108" w:type="dxa"/>
            </w:tcMar>
            <w:vAlign w:val="center"/>
          </w:tcPr>
          <w:p w:rsidR="00C55D56" w:rsidRDefault="00C55D56" w14:paraId="02E44595" w14:textId="77777777"/>
        </w:tc>
        <w:tc>
          <w:tcPr>
            <w:tcW w:w="4176" w:type="dxa"/>
            <w:tcBorders>
              <w:top w:val="single" w:color="auto" w:sz="8" w:space="0"/>
              <w:left w:val="single" w:color="000000" w:themeColor="text1" w:sz="4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6B5FC52A" w:rsidP="246AF5DD" w:rsidRDefault="6B5FC52A" w14:paraId="124EAAF9" w14:textId="1214EC3D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>Material Delivery</w:t>
            </w:r>
          </w:p>
          <w:p w:rsidR="6B5FC52A" w:rsidP="246AF5DD" w:rsidRDefault="6B5FC52A" w14:paraId="342A67B7" w14:textId="76C00DB1">
            <w:pPr>
              <w:spacing w:after="0"/>
              <w:jc w:val="center"/>
              <w:rPr>
                <w:rFonts w:ascii="Calibri" w:hAnsi="Calibri" w:eastAsia="MS Mincho" w:cs="Arial"/>
                <w:sz w:val="20"/>
                <w:szCs w:val="20"/>
              </w:rPr>
            </w:pPr>
            <w:r w:rsidRPr="246AF5DD">
              <w:rPr>
                <w:rFonts w:ascii="Calibri" w:hAnsi="Calibri" w:eastAsia="MS Mincho" w:cs="Arial"/>
                <w:color w:val="000000" w:themeColor="text1"/>
                <w:sz w:val="20"/>
                <w:szCs w:val="20"/>
              </w:rPr>
              <w:t>(at the last piece of equipment)</w:t>
            </w:r>
          </w:p>
          <w:p w:rsidR="246AF5DD" w:rsidP="2F021D75" w:rsidRDefault="0C932CF9" w14:paraId="6C919C1C" w14:textId="67F4A990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2F021D75">
              <w:rPr>
                <w:rFonts w:eastAsiaTheme="minorEastAsia"/>
                <w:b/>
                <w:bCs/>
                <w:sz w:val="20"/>
                <w:szCs w:val="20"/>
              </w:rPr>
              <w:t>– 40%</w:t>
            </w:r>
          </w:p>
        </w:tc>
        <w:tc>
          <w:tcPr>
            <w:tcW w:w="1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6B5FC52A" w:rsidP="246AF5DD" w:rsidRDefault="6B5FC52A" w14:paraId="7DE518D4" w14:textId="016910A3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>$4,842,740</w:t>
            </w:r>
          </w:p>
          <w:p w:rsidR="246AF5DD" w:rsidP="246AF5DD" w:rsidRDefault="246AF5DD" w14:paraId="7B0FDE96" w14:textId="34529DD5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6B5FC52A" w:rsidP="246AF5DD" w:rsidRDefault="6B5FC52A" w14:paraId="29038C09" w14:textId="755315AE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246AF5DD">
              <w:rPr>
                <w:rFonts w:eastAsiaTheme="minorEastAsia"/>
                <w:sz w:val="20"/>
                <w:szCs w:val="20"/>
              </w:rPr>
              <w:t>1/28/28</w:t>
            </w:r>
          </w:p>
          <w:p w:rsidR="246AF5DD" w:rsidP="246AF5DD" w:rsidRDefault="246AF5DD" w14:paraId="7E961B64" w14:textId="35CDB6C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</w:tr>
      <w:tr w:rsidR="098AA4EB" w:rsidTr="38587A3F" w14:paraId="7C3EB8CE" w14:textId="77777777">
        <w:trPr>
          <w:trHeight w:val="833"/>
        </w:trPr>
        <w:tc>
          <w:tcPr>
            <w:tcW w:w="3698" w:type="dxa"/>
            <w:gridSpan w:val="2"/>
            <w:vMerge/>
            <w:tcMar/>
            <w:vAlign w:val="center"/>
          </w:tcPr>
          <w:p w:rsidR="007F3AC5" w:rsidRDefault="007F3AC5" w14:paraId="37F87706" w14:textId="77777777"/>
        </w:tc>
        <w:tc>
          <w:tcPr>
            <w:tcW w:w="4176" w:type="dxa"/>
            <w:tcBorders>
              <w:top w:val="single" w:color="auto" w:sz="8" w:space="0"/>
              <w:left w:val="single" w:color="000000" w:themeColor="text1" w:sz="4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0F8FAD5C" w14:paraId="338AD3E2" w14:textId="40AE6833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387CD307">
              <w:rPr>
                <w:rFonts w:eastAsiaTheme="minorEastAsia"/>
                <w:sz w:val="20"/>
                <w:szCs w:val="20"/>
              </w:rPr>
              <w:t xml:space="preserve"> Final Acceptance</w:t>
            </w:r>
          </w:p>
          <w:p w:rsidR="098AA4EB" w:rsidP="5DD6ECAB" w:rsidRDefault="5F30443E" w14:paraId="453AEC43" w14:textId="5501E4B1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5DD6ECAB">
              <w:rPr>
                <w:rFonts w:eastAsiaTheme="minorEastAsia"/>
                <w:b/>
                <w:bCs/>
                <w:sz w:val="20"/>
                <w:szCs w:val="20"/>
              </w:rPr>
              <w:t xml:space="preserve">– </w:t>
            </w:r>
            <w:r w:rsidRPr="5DD6ECAB" w:rsidR="76407BE5">
              <w:rPr>
                <w:rFonts w:eastAsiaTheme="minorEastAsia"/>
                <w:b/>
                <w:bCs/>
                <w:sz w:val="20"/>
                <w:szCs w:val="20"/>
              </w:rPr>
              <w:t>1</w:t>
            </w:r>
            <w:r w:rsidRPr="5DD6ECAB" w:rsidR="18962FFF">
              <w:rPr>
                <w:rFonts w:eastAsiaTheme="minorEastAsia"/>
                <w:b/>
                <w:bCs/>
                <w:sz w:val="20"/>
                <w:szCs w:val="20"/>
              </w:rPr>
              <w:t>5</w:t>
            </w:r>
            <w:r w:rsidRPr="5DD6ECAB">
              <w:rPr>
                <w:rFonts w:eastAsiaTheme="minorEastAsia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5DD6ECAB" w:rsidRDefault="5158B1B8" w14:paraId="2A635773" w14:textId="1025FE3F">
            <w:pPr>
              <w:spacing w:after="0"/>
              <w:jc w:val="center"/>
              <w:rPr>
                <w:rFonts w:eastAsiaTheme="minorEastAsia"/>
                <w:sz w:val="20"/>
                <w:szCs w:val="20"/>
              </w:rPr>
            </w:pPr>
            <w:r w:rsidRPr="5DD6ECAB">
              <w:rPr>
                <w:rFonts w:eastAsiaTheme="minorEastAsia"/>
                <w:sz w:val="20"/>
                <w:szCs w:val="20"/>
              </w:rPr>
              <w:t>$</w:t>
            </w:r>
            <w:r w:rsidRPr="5DD6ECAB" w:rsidR="5C5D8A73">
              <w:rPr>
                <w:rFonts w:eastAsiaTheme="minorEastAsia"/>
                <w:sz w:val="20"/>
                <w:szCs w:val="20"/>
              </w:rPr>
              <w:t>1,816,027</w:t>
            </w:r>
          </w:p>
        </w:tc>
        <w:tc>
          <w:tcPr>
            <w:tcW w:w="18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5DD6ECAB" w:rsidRDefault="68ACEC63" w14:paraId="74B56B36" w14:textId="086C7C64">
            <w:pPr>
              <w:spacing w:after="0"/>
              <w:jc w:val="center"/>
            </w:pPr>
            <w:r w:rsidRPr="5DD6ECAB">
              <w:rPr>
                <w:rFonts w:eastAsiaTheme="minorEastAsia"/>
                <w:sz w:val="20"/>
                <w:szCs w:val="20"/>
              </w:rPr>
              <w:t>8/14/28</w:t>
            </w:r>
          </w:p>
        </w:tc>
      </w:tr>
      <w:tr w:rsidR="098AA4EB" w:rsidTr="38587A3F" w14:paraId="3D3B04EE" w14:textId="77777777">
        <w:trPr>
          <w:trHeight w:val="300"/>
        </w:trPr>
        <w:tc>
          <w:tcPr>
            <w:tcW w:w="2333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098AA4EB" w14:paraId="11133AAC" w14:textId="619FBEB5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1365" w:type="dxa"/>
            <w:tcBorders>
              <w:top w:val="single" w:color="000000" w:themeColor="text1" w:sz="4" w:space="0"/>
              <w:left w:val="nil"/>
              <w:bottom w:val="nil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098AA4EB" w14:paraId="656DB045" w14:textId="266740CB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03C03E7D" w14:paraId="2016DA76" w14:textId="5E2F9CF5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387CD307">
              <w:rPr>
                <w:rFonts w:eastAsiaTheme="minorEastAsi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98AA4EB" w:rsidP="45C36D3E" w:rsidRDefault="164D3A28" w14:paraId="72B6700D" w14:textId="23812D6A">
            <w:pPr>
              <w:spacing w:after="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2F021D75">
              <w:rPr>
                <w:rFonts w:eastAsiaTheme="minorEastAsia"/>
                <w:b/>
                <w:bCs/>
                <w:sz w:val="20"/>
                <w:szCs w:val="20"/>
              </w:rPr>
              <w:t>$</w:t>
            </w:r>
            <w:r w:rsidRPr="2F021D75" w:rsidR="06640255">
              <w:rPr>
                <w:rFonts w:eastAsiaTheme="minorEastAsia"/>
                <w:b/>
                <w:bCs/>
                <w:sz w:val="20"/>
                <w:szCs w:val="20"/>
              </w:rPr>
              <w:t>1</w:t>
            </w:r>
            <w:r w:rsidRPr="2F021D75" w:rsidR="652435CB">
              <w:rPr>
                <w:rFonts w:eastAsiaTheme="minorEastAsia"/>
                <w:b/>
                <w:bCs/>
                <w:sz w:val="20"/>
                <w:szCs w:val="20"/>
              </w:rPr>
              <w:t>0</w:t>
            </w:r>
            <w:r w:rsidRPr="2F021D75" w:rsidR="5EC219B0">
              <w:rPr>
                <w:rFonts w:eastAsiaTheme="minorEastAsia"/>
                <w:b/>
                <w:bCs/>
                <w:sz w:val="20"/>
                <w:szCs w:val="20"/>
              </w:rPr>
              <w:t>,</w:t>
            </w:r>
            <w:r w:rsidRPr="2F021D75" w:rsidR="652435CB">
              <w:rPr>
                <w:rFonts w:eastAsiaTheme="minorEastAsia"/>
                <w:b/>
                <w:bCs/>
                <w:sz w:val="20"/>
                <w:szCs w:val="20"/>
              </w:rPr>
              <w:t>896,164</w:t>
            </w:r>
          </w:p>
        </w:tc>
        <w:tc>
          <w:tcPr>
            <w:tcW w:w="1891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98AA4EB" w:rsidP="387CD307" w:rsidRDefault="03C03E7D" w14:paraId="20CF969E" w14:textId="28CE5E61">
            <w:pPr>
              <w:spacing w:after="0"/>
              <w:jc w:val="center"/>
              <w:rPr>
                <w:rFonts w:eastAsiaTheme="minorEastAsia"/>
                <w:b/>
                <w:bCs/>
                <w:color w:val="FF0000"/>
                <w:sz w:val="18"/>
                <w:szCs w:val="18"/>
              </w:rPr>
            </w:pPr>
            <w:r w:rsidRPr="387CD307">
              <w:rPr>
                <w:rFonts w:eastAsiaTheme="minorEastAsia"/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</w:tr>
    </w:tbl>
    <w:p w:rsidR="098AA4EB" w:rsidP="098AA4EB" w:rsidRDefault="098AA4EB" w14:paraId="395F0E49" w14:textId="3CA11DA2">
      <w:pPr>
        <w:rPr>
          <w:rFonts w:ascii="Arial" w:hAnsi="Arial" w:eastAsia="Arial" w:cs="Arial"/>
          <w:b/>
          <w:bCs/>
          <w:sz w:val="20"/>
          <w:szCs w:val="20"/>
        </w:rPr>
      </w:pPr>
    </w:p>
    <w:p w:rsidR="387CD307" w:rsidP="387CD307" w:rsidRDefault="387CD307" w14:paraId="3C8D644F" w14:textId="32DB8423">
      <w:pPr>
        <w:rPr>
          <w:rFonts w:ascii="Arial" w:hAnsi="Arial" w:eastAsia="Arial" w:cs="Arial"/>
          <w:b/>
          <w:bCs/>
          <w:sz w:val="20"/>
          <w:szCs w:val="20"/>
        </w:rPr>
      </w:pPr>
    </w:p>
    <w:p w:rsidR="387CD307" w:rsidP="387CD307" w:rsidRDefault="387CD307" w14:paraId="6301265A" w14:textId="0D2CF8C7">
      <w:pPr>
        <w:rPr>
          <w:rFonts w:ascii="Arial" w:hAnsi="Arial" w:eastAsia="Arial" w:cs="Arial"/>
          <w:b/>
          <w:bCs/>
          <w:sz w:val="20"/>
          <w:szCs w:val="20"/>
        </w:rPr>
      </w:pPr>
    </w:p>
    <w:p w:rsidR="387CD307" w:rsidP="387CD307" w:rsidRDefault="387CD307" w14:paraId="25F30D23" w14:textId="208EEB5C">
      <w:pPr>
        <w:rPr>
          <w:rFonts w:ascii="Arial" w:hAnsi="Arial" w:eastAsia="Arial" w:cs="Arial"/>
          <w:b/>
          <w:bCs/>
          <w:sz w:val="20"/>
          <w:szCs w:val="20"/>
        </w:rPr>
      </w:pPr>
    </w:p>
    <w:p w:rsidR="387CD307" w:rsidP="387CD307" w:rsidRDefault="387CD307" w14:paraId="3C9535D4" w14:textId="2890F892">
      <w:pPr>
        <w:rPr>
          <w:rFonts w:ascii="Arial" w:hAnsi="Arial" w:eastAsia="Arial" w:cs="Arial"/>
          <w:b/>
          <w:bCs/>
          <w:sz w:val="20"/>
          <w:szCs w:val="20"/>
        </w:rPr>
      </w:pPr>
    </w:p>
    <w:p w:rsidR="387CD307" w:rsidP="387CD307" w:rsidRDefault="387CD307" w14:paraId="71043CE9" w14:textId="25047843">
      <w:pPr>
        <w:rPr>
          <w:rFonts w:ascii="Arial" w:hAnsi="Arial" w:eastAsia="Arial" w:cs="Arial"/>
          <w:b/>
          <w:bCs/>
          <w:sz w:val="20"/>
          <w:szCs w:val="20"/>
        </w:rPr>
      </w:pPr>
    </w:p>
    <w:p w:rsidR="2E3A003D" w:rsidP="6DF43A5E" w:rsidRDefault="2E3A003D" w14:paraId="26925FF2" w14:textId="71AF70D2">
      <w:pPr>
        <w:rPr>
          <w:rFonts w:ascii="Arial" w:hAnsi="Arial" w:cs="Arial"/>
          <w:sz w:val="20"/>
          <w:szCs w:val="20"/>
        </w:rPr>
      </w:pPr>
    </w:p>
    <w:p w:rsidR="6DF43A5E" w:rsidP="098AA4EB" w:rsidRDefault="6DF43A5E" w14:paraId="7F65580B" w14:textId="7D46D4D0"/>
    <w:p w:rsidR="6DF43A5E" w:rsidRDefault="6DF43A5E" w14:paraId="6DCB1DCD" w14:textId="7F8755AC"/>
    <w:p w:rsidR="4E598605" w:rsidP="4E598605" w:rsidRDefault="4E598605" w14:paraId="36C18788" w14:textId="72D7B199">
      <w:pPr>
        <w:rPr>
          <w:rFonts w:ascii="Arial" w:hAnsi="Arial" w:cs="Arial"/>
          <w:sz w:val="20"/>
          <w:szCs w:val="20"/>
        </w:rPr>
      </w:pPr>
    </w:p>
    <w:p w:rsidRPr="008F4AA2" w:rsidR="00C90498" w:rsidRDefault="00C90498" w14:paraId="1B7EAFFA" w14:textId="77777777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8F4AA2"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:rsidR="00E21FD9" w:rsidP="00E21FD9" w:rsidRDefault="00E21FD9" w14:paraId="1A1CDC65" w14:textId="3E88B75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Approving Signees:</w:t>
      </w:r>
      <w:r w:rsidR="005B25EF">
        <w:rPr>
          <w:rFonts w:ascii="Arial" w:hAnsi="Arial" w:cs="Arial"/>
          <w:b/>
          <w:u w:val="single"/>
        </w:rPr>
        <w:t xml:space="preserve"> </w:t>
      </w:r>
    </w:p>
    <w:p w:rsidR="0085431A" w:rsidP="00F10A0A" w:rsidRDefault="00F10A0A" w14:paraId="0D1AD73A" w14:textId="353C6D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8F3CBD">
        <w:rPr>
          <w:rFonts w:ascii="Arial" w:hAnsi="Arial" w:cs="Arial"/>
          <w:b/>
        </w:rPr>
        <w:pict w14:anchorId="049A58D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92.75pt;height:96pt" alt="Signature Line, Unsigned" type="#_x0000_t75">
            <v:imagedata o:title="" r:id="rId13"/>
            <o:lock v:ext="edit" grouping="t" ungrouping="t" rotation="t" cropping="t" verticies="t" text="t"/>
            <o:signatureline v:ext="edit" issignatureline="t" id="{F193FEB5-2748-4795-98DC-5765B478A927}" provid="{00000000-0000-0000-0000-000000000000}" o:suggestedsigner2="1. Manager Approval"/>
          </v:shape>
        </w:pict>
      </w:r>
      <w:r>
        <w:rPr>
          <w:rFonts w:ascii="Arial" w:hAnsi="Arial" w:cs="Arial"/>
          <w:b/>
        </w:rPr>
        <w:t xml:space="preserve">  </w:t>
      </w:r>
      <w:r w:rsidR="008F3CBD">
        <w:rPr>
          <w:rFonts w:ascii="Arial" w:hAnsi="Arial" w:cs="Arial"/>
          <w:b/>
        </w:rPr>
        <w:pict w14:anchorId="220F04EB">
          <v:shape id="_x0000_i1026" style="width:192.75pt;height:96pt" alt="Signature Line, Unsigned" type="#_x0000_t75">
            <v:imagedata o:title="" r:id="rId14"/>
            <o:lock v:ext="edit" grouping="t" ungrouping="t" rotation="t" cropping="t" verticies="t" text="t"/>
            <o:signatureline v:ext="edit" issignatureline="t" id="{706CFAC0-059B-4D0B-8DCF-4A4989C7AE5B}" provid="{00000000-0000-0000-0000-000000000000}" o:suggestedsigner2="2. Director Approval"/>
          </v:shape>
        </w:pict>
      </w:r>
    </w:p>
    <w:p w:rsidR="0085431A" w:rsidP="0085431A" w:rsidRDefault="0085431A" w14:paraId="75F7998B" w14:textId="6735F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</w:t>
      </w:r>
      <w:r w:rsidR="007A75C2">
        <w:rPr>
          <w:rFonts w:ascii="Arial" w:hAnsi="Arial" w:cs="Arial"/>
          <w:b/>
        </w:rPr>
        <w:t>______________________</w:t>
      </w:r>
      <w:r w:rsidR="007A75C2">
        <w:rPr>
          <w:rFonts w:ascii="Arial" w:hAnsi="Arial" w:cs="Arial"/>
          <w:b/>
        </w:rPr>
        <w:tab/>
      </w:r>
      <w:r w:rsidR="007A75C2">
        <w:rPr>
          <w:rFonts w:ascii="Arial" w:hAnsi="Arial" w:cs="Arial"/>
          <w:b/>
        </w:rPr>
        <w:tab/>
      </w:r>
      <w:proofErr w:type="spellStart"/>
      <w:r w:rsidR="007A75C2">
        <w:rPr>
          <w:rFonts w:ascii="Arial" w:hAnsi="Arial" w:cs="Arial"/>
          <w:b/>
        </w:rPr>
        <w:t>Date</w:t>
      </w:r>
      <w:proofErr w:type="spellEnd"/>
      <w:r w:rsidR="007A75C2">
        <w:rPr>
          <w:rFonts w:ascii="Arial" w:hAnsi="Arial" w:cs="Arial"/>
          <w:b/>
        </w:rPr>
        <w:t>______________________</w:t>
      </w:r>
    </w:p>
    <w:p w:rsidR="007A75C2" w:rsidP="0085431A" w:rsidRDefault="007A75C2" w14:paraId="0C72CBA6" w14:textId="77777777">
      <w:pPr>
        <w:autoSpaceDE w:val="0"/>
        <w:autoSpaceDN w:val="0"/>
        <w:adjustRightInd w:val="0"/>
        <w:spacing w:after="0" w:line="240" w:lineRule="auto"/>
        <w:ind w:left="270" w:firstLine="450"/>
        <w:rPr>
          <w:rFonts w:ascii="Arial" w:hAnsi="Arial" w:cs="Arial"/>
          <w:b/>
        </w:rPr>
      </w:pPr>
    </w:p>
    <w:p w:rsidR="007A75C2" w:rsidP="00D437F9" w:rsidRDefault="008F3CBD" w14:paraId="47ABF8D1" w14:textId="3157E5E8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08AFCB4A">
          <v:shape id="_x0000_i1027" style="width:192.75pt;height:96pt" alt="Signature Line, Unsigned" type="#_x0000_t75">
            <v:imagedata o:title="" r:id="rId15"/>
            <o:lock v:ext="edit" grouping="t" ungrouping="t" rotation="t" cropping="t" verticies="t" text="t"/>
            <o:signatureline v:ext="edit" issignatureline="t" id="{F8CDF5FA-16C0-4D61-8D05-F194508AE1CD}" provid="{00000000-0000-0000-0000-000000000000}" o:suggestedsigner2="3. Vice President Approval (Engineering)"/>
          </v:shape>
        </w:pict>
      </w:r>
      <w:r>
        <w:rPr>
          <w:rFonts w:ascii="Arial" w:hAnsi="Arial" w:cs="Arial"/>
          <w:b/>
        </w:rPr>
        <w:pict w14:anchorId="4A04B31B">
          <v:shape id="_x0000_i1028" style="width:192.75pt;height:96pt" alt="Signature Line, Unsigned" type="#_x0000_t75">
            <v:imagedata o:title="" r:id="rId16"/>
            <o:lock v:ext="edit" grouping="t" ungrouping="t" rotation="t" cropping="t" verticies="t" text="t"/>
            <o:signatureline v:ext="edit" issignatureline="t" id="{DA28434D-F5ED-46D9-B479-AC168B43B4F4}" provid="{00000000-0000-0000-0000-000000000000}" o:suggestedsigner2="4. Vice President Approval (Project Mgt)"/>
          </v:shape>
        </w:pict>
      </w:r>
    </w:p>
    <w:p w:rsidR="007A75C2" w:rsidP="007A75C2" w:rsidRDefault="007A75C2" w14:paraId="286C6D1B" w14:textId="6454A4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Date______________________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proofErr w:type="spellStart"/>
      <w:r>
        <w:rPr>
          <w:rFonts w:ascii="Arial" w:hAnsi="Arial" w:cs="Arial"/>
          <w:b/>
        </w:rPr>
        <w:t>Date</w:t>
      </w:r>
      <w:proofErr w:type="spellEnd"/>
      <w:r>
        <w:rPr>
          <w:rFonts w:ascii="Arial" w:hAnsi="Arial" w:cs="Arial"/>
          <w:b/>
        </w:rPr>
        <w:t>______________________</w:t>
      </w:r>
    </w:p>
    <w:p w:rsidR="00F10A0A" w:rsidP="00D437F9" w:rsidRDefault="008F3CBD" w14:paraId="02837F07" w14:textId="482ECF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091C518E">
          <v:shape id="_x0000_i1029" style="width:192.75pt;height:96pt" alt="Signature Line, Unsigned" type="#_x0000_t75">
            <v:imagedata o:title="" r:id="rId17"/>
            <o:lock v:ext="edit" grouping="t" ungrouping="t" rotation="t" cropping="t" verticies="t" text="t"/>
            <o:signatureline v:ext="edit" issignatureline="t" id="{2C521680-2B55-4D3D-802F-3567C063C39E}" provid="{00000000-0000-0000-0000-000000000000}" signinginstructionsset="t" o:suggestedsigner2="Final. EPAC Chairperson Approval" o:signinginstructions="Before signing this document, verify that the content you are signing is correct. Add Date."/>
          </v:shape>
        </w:pict>
      </w:r>
    </w:p>
    <w:p w:rsidR="007A75C2" w:rsidP="007A75C2" w:rsidRDefault="007A75C2" w14:paraId="1E2EFD8E" w14:textId="1A0BC7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Date______________________</w:t>
      </w:r>
    </w:p>
    <w:p w:rsidRPr="00402294" w:rsidR="00C3011B" w:rsidP="00E21FD9" w:rsidRDefault="00C3011B" w14:paraId="15B597FD" w14:textId="312823AD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b/>
          <w:u w:val="single"/>
        </w:rPr>
      </w:pPr>
    </w:p>
    <w:sectPr w:rsidRPr="00402294" w:rsidR="00C3011B" w:rsidSect="00C40CB1">
      <w:headerReference w:type="default" r:id="rId18"/>
      <w:footerReference w:type="default" r:id="rId19"/>
      <w:pgSz w:w="12240" w:h="15840" w:orient="portrait" w:code="1"/>
      <w:pgMar w:top="720" w:right="1440" w:bottom="1440" w:left="1440" w:header="576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588A" w:rsidP="00B442EB" w:rsidRDefault="0097588A" w14:paraId="49C162A3" w14:textId="77777777">
      <w:pPr>
        <w:spacing w:after="0" w:line="240" w:lineRule="auto"/>
      </w:pPr>
      <w:r>
        <w:separator/>
      </w:r>
    </w:p>
  </w:endnote>
  <w:endnote w:type="continuationSeparator" w:id="0">
    <w:p w:rsidR="0097588A" w:rsidP="00B442EB" w:rsidRDefault="0097588A" w14:paraId="4D19FED5" w14:textId="77777777">
      <w:pPr>
        <w:spacing w:after="0" w:line="240" w:lineRule="auto"/>
      </w:pPr>
      <w:r>
        <w:continuationSeparator/>
      </w:r>
    </w:p>
  </w:endnote>
  <w:endnote w:type="continuationNotice" w:id="1">
    <w:p w:rsidR="0097588A" w:rsidRDefault="0097588A" w14:paraId="5ED52ED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0C32BA" w:rsidTr="5E0C32BA" w14:paraId="53003589" w14:textId="77777777">
      <w:trPr>
        <w:trHeight w:val="300"/>
      </w:trPr>
      <w:tc>
        <w:tcPr>
          <w:tcW w:w="3120" w:type="dxa"/>
        </w:tcPr>
        <w:p w:rsidR="5E0C32BA" w:rsidP="5E0C32BA" w:rsidRDefault="5E0C32BA" w14:paraId="61159D63" w14:textId="452DA5EE">
          <w:pPr>
            <w:pStyle w:val="Header"/>
            <w:ind w:left="-115"/>
          </w:pPr>
        </w:p>
      </w:tc>
      <w:tc>
        <w:tcPr>
          <w:tcW w:w="3120" w:type="dxa"/>
        </w:tcPr>
        <w:p w:rsidR="5E0C32BA" w:rsidP="5E0C32BA" w:rsidRDefault="5E0C32BA" w14:paraId="47BD8986" w14:textId="60E3F6CE">
          <w:pPr>
            <w:pStyle w:val="Header"/>
            <w:jc w:val="center"/>
          </w:pPr>
        </w:p>
      </w:tc>
      <w:tc>
        <w:tcPr>
          <w:tcW w:w="3120" w:type="dxa"/>
        </w:tcPr>
        <w:p w:rsidR="5E0C32BA" w:rsidP="5E0C32BA" w:rsidRDefault="5E0C32BA" w14:paraId="42E95161" w14:textId="5DB9D61B">
          <w:pPr>
            <w:pStyle w:val="Header"/>
            <w:ind w:right="-115"/>
            <w:jc w:val="right"/>
          </w:pPr>
        </w:p>
      </w:tc>
    </w:tr>
  </w:tbl>
  <w:p w:rsidR="5E0C32BA" w:rsidP="5E0C32BA" w:rsidRDefault="5E0C32BA" w14:paraId="0C2B003C" w14:textId="0B940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D01AF" w:rsidR="002362F2" w:rsidP="002362F2" w:rsidRDefault="00332DC8" w14:paraId="70FBB9DE" w14:textId="06670880">
    <w:pPr>
      <w:pStyle w:val="Footer"/>
      <w:jc w:val="center"/>
      <w:rPr>
        <w:color w:val="FF0000"/>
        <w:sz w:val="16"/>
        <w:szCs w:val="16"/>
      </w:rPr>
    </w:pPr>
    <w:r>
      <w:rPr>
        <w:color w:val="FF0000"/>
        <w:sz w:val="16"/>
        <w:szCs w:val="16"/>
      </w:rPr>
      <w:t>N</w:t>
    </w:r>
    <w:r w:rsidRPr="002D01AF" w:rsidR="002362F2">
      <w:rPr>
        <w:color w:val="FF0000"/>
        <w:sz w:val="16"/>
        <w:szCs w:val="16"/>
      </w:rPr>
      <w:t>ote: This form is not intended to fund material orders independent of a PAF/EPAC authorization</w:t>
    </w:r>
    <w:r w:rsidR="002362F2">
      <w:rPr>
        <w:color w:val="FF0000"/>
        <w:sz w:val="16"/>
        <w:szCs w:val="16"/>
      </w:rPr>
      <w:t>, but rather to provide an exception to the Full Funding / Preliminary Engineering requirement for material orders.</w:t>
    </w:r>
  </w:p>
  <w:p w:rsidRPr="00CB5837" w:rsidR="002362F2" w:rsidP="002362F2" w:rsidRDefault="00271C6F" w14:paraId="04166A7F" w14:textId="2D86F64B">
    <w:pPr>
      <w:pStyle w:val="Footer"/>
      <w:jc w:val="right"/>
      <w:rPr>
        <w:rFonts w:ascii="Arial" w:hAnsi="Arial" w:cs="Arial"/>
        <w:sz w:val="18"/>
        <w:szCs w:val="18"/>
      </w:rPr>
    </w:pPr>
    <w:sdt>
      <w:sdtPr>
        <w:rPr>
          <w:rFonts w:ascii="Arial" w:hAnsi="Arial" w:cs="Arial"/>
          <w:sz w:val="18"/>
          <w:szCs w:val="18"/>
        </w:rPr>
        <w:id w:val="130397448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8"/>
              <w:szCs w:val="18"/>
            </w:rPr>
            <w:id w:val="-625462142"/>
            <w:docPartObj>
              <w:docPartGallery w:val="Page Numbers (Top of Page)"/>
              <w:docPartUnique/>
            </w:docPartObj>
          </w:sdtPr>
          <w:sdtContent>
            <w:r w:rsidRPr="00CB5837" w:rsidR="002362F2">
              <w:rPr>
                <w:rFonts w:ascii="Arial" w:hAnsi="Arial" w:cs="Arial"/>
                <w:sz w:val="18"/>
                <w:szCs w:val="18"/>
              </w:rPr>
              <w:t xml:space="preserve">Issued </w:t>
            </w:r>
            <w:r w:rsidR="008554F3">
              <w:rPr>
                <w:rFonts w:ascii="Arial" w:hAnsi="Arial" w:cs="Arial"/>
                <w:sz w:val="18"/>
                <w:szCs w:val="18"/>
              </w:rPr>
              <w:t>6</w:t>
            </w:r>
            <w:r w:rsidR="002362F2">
              <w:rPr>
                <w:rFonts w:ascii="Arial" w:hAnsi="Arial" w:cs="Arial"/>
                <w:sz w:val="18"/>
                <w:szCs w:val="18"/>
              </w:rPr>
              <w:t>/</w:t>
            </w:r>
            <w:r w:rsidR="00005CC7">
              <w:rPr>
                <w:rFonts w:ascii="Arial" w:hAnsi="Arial" w:cs="Arial"/>
                <w:sz w:val="18"/>
                <w:szCs w:val="18"/>
              </w:rPr>
              <w:t>16/</w:t>
            </w:r>
            <w:r w:rsidR="002362F2">
              <w:rPr>
                <w:rFonts w:ascii="Arial" w:hAnsi="Arial" w:cs="Arial"/>
                <w:sz w:val="18"/>
                <w:szCs w:val="18"/>
              </w:rPr>
              <w:t>2025</w:t>
            </w:r>
          </w:sdtContent>
        </w:sdt>
      </w:sdtContent>
    </w:sdt>
  </w:p>
  <w:p w:rsidRPr="008C6F76" w:rsidR="002362F2" w:rsidP="002362F2" w:rsidRDefault="002362F2" w14:paraId="6B002C87" w14:textId="77777777">
    <w:pPr>
      <w:pStyle w:val="Footer"/>
      <w:jc w:val="right"/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sdt>
      <w:sdtPr>
        <w:id w:val="-1193599623"/>
        <w:docPartObj>
          <w:docPartGallery w:val="Page Numbers (Bottom of Page)"/>
          <w:docPartUnique/>
        </w:docPartObj>
      </w:sdtPr>
      <w:sdtContent>
        <w:sdt>
          <w:sdtPr>
            <w:id w:val="-186218335"/>
            <w:docPartObj>
              <w:docPartGallery w:val="Page Numbers (Top of Page)"/>
              <w:docPartUnique/>
            </w:docPartObj>
          </w:sdtPr>
          <w:sdtContent>
            <w:r w:rsidR="11972E09"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11972E09"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11972E09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11972E09">
              <w:t xml:space="preserve"> </w:t>
            </w:r>
          </w:sdtContent>
        </w:sdt>
      </w:sdtContent>
    </w:sdt>
  </w:p>
  <w:p w:rsidRPr="008C6F76" w:rsidR="009A2CB6" w:rsidP="008C6F76" w:rsidRDefault="009A2CB6" w14:paraId="76DB408F" w14:textId="445424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588A" w:rsidP="00B442EB" w:rsidRDefault="0097588A" w14:paraId="5EC0A857" w14:textId="77777777">
      <w:pPr>
        <w:spacing w:after="0" w:line="240" w:lineRule="auto"/>
      </w:pPr>
      <w:r>
        <w:separator/>
      </w:r>
    </w:p>
  </w:footnote>
  <w:footnote w:type="continuationSeparator" w:id="0">
    <w:p w:rsidR="0097588A" w:rsidP="00B442EB" w:rsidRDefault="0097588A" w14:paraId="44806637" w14:textId="77777777">
      <w:pPr>
        <w:spacing w:after="0" w:line="240" w:lineRule="auto"/>
      </w:pPr>
      <w:r>
        <w:continuationSeparator/>
      </w:r>
    </w:p>
  </w:footnote>
  <w:footnote w:type="continuationNotice" w:id="1">
    <w:p w:rsidR="0097588A" w:rsidRDefault="0097588A" w14:paraId="41EA94A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0C32BA" w:rsidTr="5E0C32BA" w14:paraId="5F06D4D1" w14:textId="77777777">
      <w:trPr>
        <w:trHeight w:val="300"/>
      </w:trPr>
      <w:tc>
        <w:tcPr>
          <w:tcW w:w="3120" w:type="dxa"/>
        </w:tcPr>
        <w:p w:rsidR="5E0C32BA" w:rsidP="5E0C32BA" w:rsidRDefault="5E0C32BA" w14:paraId="309F14A4" w14:textId="3D6316A6">
          <w:pPr>
            <w:pStyle w:val="Header"/>
            <w:ind w:left="-115"/>
          </w:pPr>
        </w:p>
      </w:tc>
      <w:tc>
        <w:tcPr>
          <w:tcW w:w="3120" w:type="dxa"/>
        </w:tcPr>
        <w:p w:rsidR="5E0C32BA" w:rsidP="5E0C32BA" w:rsidRDefault="5E0C32BA" w14:paraId="447F544E" w14:textId="0C377430">
          <w:pPr>
            <w:pStyle w:val="Header"/>
            <w:jc w:val="center"/>
          </w:pPr>
        </w:p>
      </w:tc>
      <w:tc>
        <w:tcPr>
          <w:tcW w:w="3120" w:type="dxa"/>
        </w:tcPr>
        <w:p w:rsidR="5E0C32BA" w:rsidP="5E0C32BA" w:rsidRDefault="5E0C32BA" w14:paraId="186E7514" w14:textId="048C4403">
          <w:pPr>
            <w:pStyle w:val="Header"/>
            <w:ind w:right="-115"/>
            <w:jc w:val="right"/>
          </w:pPr>
        </w:p>
      </w:tc>
    </w:tr>
  </w:tbl>
  <w:p w:rsidR="5E0C32BA" w:rsidP="5E0C32BA" w:rsidRDefault="5E0C32BA" w14:paraId="67E3894C" w14:textId="29204C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0C32BA" w:rsidTr="5E0C32BA" w14:paraId="297FC573" w14:textId="77777777">
      <w:trPr>
        <w:trHeight w:val="300"/>
      </w:trPr>
      <w:tc>
        <w:tcPr>
          <w:tcW w:w="3120" w:type="dxa"/>
        </w:tcPr>
        <w:p w:rsidR="5E0C32BA" w:rsidP="5E0C32BA" w:rsidRDefault="5E0C32BA" w14:paraId="690FA3B7" w14:textId="4EEBB31D">
          <w:pPr>
            <w:pStyle w:val="Header"/>
            <w:ind w:left="-115"/>
          </w:pPr>
        </w:p>
      </w:tc>
      <w:tc>
        <w:tcPr>
          <w:tcW w:w="3120" w:type="dxa"/>
        </w:tcPr>
        <w:p w:rsidR="5E0C32BA" w:rsidP="5E0C32BA" w:rsidRDefault="5E0C32BA" w14:paraId="24FB901B" w14:textId="2ECC29DB">
          <w:pPr>
            <w:pStyle w:val="Header"/>
            <w:jc w:val="center"/>
          </w:pPr>
        </w:p>
      </w:tc>
      <w:tc>
        <w:tcPr>
          <w:tcW w:w="3120" w:type="dxa"/>
        </w:tcPr>
        <w:p w:rsidR="5E0C32BA" w:rsidP="5E0C32BA" w:rsidRDefault="5E0C32BA" w14:paraId="2A9BCE20" w14:textId="581450CE">
          <w:pPr>
            <w:pStyle w:val="Header"/>
            <w:ind w:right="-115"/>
            <w:jc w:val="right"/>
          </w:pPr>
        </w:p>
      </w:tc>
    </w:tr>
  </w:tbl>
  <w:p w:rsidR="5E0C32BA" w:rsidP="5E0C32BA" w:rsidRDefault="5E0C32BA" w14:paraId="71388138" w14:textId="1BD182C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DVzNexIzU0YP6" int2:id="1ngjUAnj">
      <int2:state int2:type="spell" int2:value="Rejected"/>
    </int2:textHash>
    <int2:textHash int2:hashCode="t9IaZ4dXck2e0B" int2:id="AMn45SHt">
      <int2:state int2:type="spell" int2:value="Rejected"/>
    </int2:textHash>
    <int2:textHash int2:hashCode="usVE9Gcmgd8PB8" int2:id="Uhdt2SZx">
      <int2:state int2:type="spell" int2:value="Rejected"/>
    </int2:textHash>
    <int2:textHash int2:hashCode="h5/UJnOK5prBgN" int2:id="ZfwUBes7">
      <int2:state int2:type="spell" int2:value="Rejected"/>
    </int2:textHash>
    <int2:textHash int2:hashCode="7oAG5yPc2uaUvA" int2:id="k2Nt0D1i">
      <int2:state int2:type="spell" int2:value="Rejected"/>
    </int2:textHash>
    <int2:bookmark int2:bookmarkName="_Int_DG8XMkCR" int2:invalidationBookmarkName="" int2:hashCode="ZODP3LnLmpTau+" int2:id="zyfpC6Wo">
      <int2:state int2:type="gram" int2:value="Rejected"/>
    </int2:bookmark>
    <int2:bookmark int2:bookmarkName="_Int_xlbC9MOk" int2:invalidationBookmarkName="" int2:hashCode="3C6rJ761sLpPBZ" int2:id="bEFqYGgn">
      <int2:state int2:type="gram" int2:value="Rejected"/>
    </int2:bookmark>
    <int2:bookmark int2:bookmarkName="_Int_dbs4j47H" int2:invalidationBookmarkName="" int2:hashCode="7Uh+HofGda+J2w" int2:id="DBlQ8iF2">
      <int2:state int2:type="gram" int2:value="Rejected"/>
    </int2:bookmark>
    <int2:bookmark int2:bookmarkName="_Int_7qlbSsMw" int2:invalidationBookmarkName="" int2:hashCode="gbfS6kLfL12hMC" int2:id="HzK9vDRn">
      <int2:state int2:type="gram" int2:value="Rejected"/>
    </int2:bookmark>
    <int2:bookmark int2:bookmarkName="_Int_mgrYyDhf" int2:invalidationBookmarkName="" int2:hashCode="00CUnpdOKSeoJX" int2:id="gzpEdHK0">
      <int2:state int2:type="gram" int2:value="Rejected"/>
    </int2:bookmark>
    <int2:bookmark int2:bookmarkName="_Int_2pxAKHUN" int2:invalidationBookmarkName="" int2:hashCode="e0dMsLOcF3PXGS" int2:id="loFDeScg">
      <int2:state int2:type="style" int2:value="Rejected"/>
    </int2:bookmark>
    <int2:bookmark int2:bookmarkName="_Int_QChOUdHA" int2:invalidationBookmarkName="" int2:hashCode="ruAI7Jc1o9WYev" int2:id="z21VPC0L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43C9A78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1440" w:hanging="720"/>
      </w:pPr>
      <w:rPr>
        <w:rFonts w:hint="default" w:ascii="Symbol" w:hAnsi="Symbol"/>
        <w:caps w:val="0"/>
        <w:strike w:val="0"/>
        <w:dstrike w:val="0"/>
        <w:vanish w:val="0"/>
        <w:color w:val="auto"/>
        <w:sz w:val="20"/>
        <w:vertAlign w:val="baseline"/>
      </w:rPr>
    </w:lvl>
  </w:abstractNum>
  <w:abstractNum w:abstractNumId="1" w15:restartNumberingAfterBreak="0">
    <w:nsid w:val="0739459B"/>
    <w:multiLevelType w:val="hybridMultilevel"/>
    <w:tmpl w:val="F4564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6483C"/>
    <w:multiLevelType w:val="hybridMultilevel"/>
    <w:tmpl w:val="481498E0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0F7D554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0390194"/>
    <w:multiLevelType w:val="hybridMultilevel"/>
    <w:tmpl w:val="44E437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6BF5324"/>
    <w:multiLevelType w:val="hybridMultilevel"/>
    <w:tmpl w:val="AC7EFA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B66687"/>
    <w:multiLevelType w:val="multilevel"/>
    <w:tmpl w:val="1F9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2979CE3"/>
    <w:multiLevelType w:val="hybridMultilevel"/>
    <w:tmpl w:val="74A42BC4"/>
    <w:lvl w:ilvl="0" w:tplc="6A748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F4EF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A44F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C8A0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285E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DE8D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84DB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54B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4027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317206"/>
    <w:multiLevelType w:val="hybridMultilevel"/>
    <w:tmpl w:val="4BA680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FA00B6"/>
    <w:multiLevelType w:val="hybridMultilevel"/>
    <w:tmpl w:val="0B0290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254C5C"/>
    <w:multiLevelType w:val="hybridMultilevel"/>
    <w:tmpl w:val="339A0D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3E2439"/>
    <w:multiLevelType w:val="hybridMultilevel"/>
    <w:tmpl w:val="89BEA3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F6331C"/>
    <w:multiLevelType w:val="hybridMultilevel"/>
    <w:tmpl w:val="FB48940A"/>
    <w:lvl w:ilvl="0" w:tplc="6A84D2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7652B"/>
    <w:multiLevelType w:val="hybridMultilevel"/>
    <w:tmpl w:val="77020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96131A"/>
    <w:multiLevelType w:val="hybridMultilevel"/>
    <w:tmpl w:val="037AC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E204B4"/>
    <w:multiLevelType w:val="hybridMultilevel"/>
    <w:tmpl w:val="2786B2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433955"/>
    <w:multiLevelType w:val="hybridMultilevel"/>
    <w:tmpl w:val="7A7452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5035839"/>
    <w:multiLevelType w:val="hybridMultilevel"/>
    <w:tmpl w:val="93D49E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5407460"/>
    <w:multiLevelType w:val="multilevel"/>
    <w:tmpl w:val="AA9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7FC4730"/>
    <w:multiLevelType w:val="hybridMultilevel"/>
    <w:tmpl w:val="7ADA7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AD2313"/>
    <w:multiLevelType w:val="multilevel"/>
    <w:tmpl w:val="7CE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0E51AEA"/>
    <w:multiLevelType w:val="hybridMultilevel"/>
    <w:tmpl w:val="77020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BB4093"/>
    <w:multiLevelType w:val="hybridMultilevel"/>
    <w:tmpl w:val="8D0A1D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9C7612C"/>
    <w:multiLevelType w:val="hybridMultilevel"/>
    <w:tmpl w:val="3ACE74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9D80245"/>
    <w:multiLevelType w:val="hybridMultilevel"/>
    <w:tmpl w:val="7E363BCE"/>
    <w:lvl w:ilvl="0" w:tplc="0409000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hint="default" w:ascii="Wingdings" w:hAnsi="Wingdings"/>
      </w:rPr>
    </w:lvl>
  </w:abstractNum>
  <w:abstractNum w:abstractNumId="25" w15:restartNumberingAfterBreak="0">
    <w:nsid w:val="5CCADC96"/>
    <w:multiLevelType w:val="hybridMultilevel"/>
    <w:tmpl w:val="FFFFFFFF"/>
    <w:lvl w:ilvl="0" w:tplc="68E47D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0922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52C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DEDD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668B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A6FB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281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1865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FA8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860007"/>
    <w:multiLevelType w:val="hybridMultilevel"/>
    <w:tmpl w:val="78D27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8F843EE"/>
    <w:multiLevelType w:val="hybridMultilevel"/>
    <w:tmpl w:val="A1526AC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6FE57C1F"/>
    <w:multiLevelType w:val="hybridMultilevel"/>
    <w:tmpl w:val="F92A7ED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0077A5C"/>
    <w:multiLevelType w:val="hybridMultilevel"/>
    <w:tmpl w:val="D234CF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02216C3"/>
    <w:multiLevelType w:val="hybridMultilevel"/>
    <w:tmpl w:val="E8E08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EA4911"/>
    <w:multiLevelType w:val="hybridMultilevel"/>
    <w:tmpl w:val="BAB8A59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2" w15:restartNumberingAfterBreak="0">
    <w:nsid w:val="77553D39"/>
    <w:multiLevelType w:val="hybridMultilevel"/>
    <w:tmpl w:val="F4564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0F3094"/>
    <w:multiLevelType w:val="hybridMultilevel"/>
    <w:tmpl w:val="D45E9C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78469D"/>
    <w:multiLevelType w:val="hybridMultilevel"/>
    <w:tmpl w:val="50A64E80"/>
    <w:lvl w:ilvl="0" w:tplc="DA0C92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BA56238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AED6E61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82D257B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66462A8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FC28576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DE7000C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994A2F2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0C64E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26440C"/>
    <w:multiLevelType w:val="hybridMultilevel"/>
    <w:tmpl w:val="81CABD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C7A2622"/>
    <w:multiLevelType w:val="hybridMultilevel"/>
    <w:tmpl w:val="77020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E387BDD"/>
    <w:multiLevelType w:val="hybridMultilevel"/>
    <w:tmpl w:val="8B9A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2914008">
    <w:abstractNumId w:val="25"/>
  </w:num>
  <w:num w:numId="2" w16cid:durableId="518928007">
    <w:abstractNumId w:val="7"/>
  </w:num>
  <w:num w:numId="3" w16cid:durableId="1733962864">
    <w:abstractNumId w:val="3"/>
  </w:num>
  <w:num w:numId="4" w16cid:durableId="775443631">
    <w:abstractNumId w:val="19"/>
  </w:num>
  <w:num w:numId="5" w16cid:durableId="20320564">
    <w:abstractNumId w:val="26"/>
  </w:num>
  <w:num w:numId="6" w16cid:durableId="986395780">
    <w:abstractNumId w:val="37"/>
  </w:num>
  <w:num w:numId="7" w16cid:durableId="1822622860">
    <w:abstractNumId w:val="8"/>
  </w:num>
  <w:num w:numId="8" w16cid:durableId="1446656352">
    <w:abstractNumId w:val="29"/>
  </w:num>
  <w:num w:numId="9" w16cid:durableId="1733890537">
    <w:abstractNumId w:val="12"/>
  </w:num>
  <w:num w:numId="10" w16cid:durableId="549804468">
    <w:abstractNumId w:val="15"/>
  </w:num>
  <w:num w:numId="11" w16cid:durableId="964889639">
    <w:abstractNumId w:val="16"/>
  </w:num>
  <w:num w:numId="12" w16cid:durableId="1269121657">
    <w:abstractNumId w:val="24"/>
  </w:num>
  <w:num w:numId="13" w16cid:durableId="1082216955">
    <w:abstractNumId w:val="23"/>
  </w:num>
  <w:num w:numId="14" w16cid:durableId="1824001429">
    <w:abstractNumId w:val="5"/>
  </w:num>
  <w:num w:numId="15" w16cid:durableId="1675574805">
    <w:abstractNumId w:val="35"/>
  </w:num>
  <w:num w:numId="16" w16cid:durableId="470489757">
    <w:abstractNumId w:val="10"/>
  </w:num>
  <w:num w:numId="17" w16cid:durableId="1957757172">
    <w:abstractNumId w:val="11"/>
  </w:num>
  <w:num w:numId="18" w16cid:durableId="1693530838">
    <w:abstractNumId w:val="14"/>
  </w:num>
  <w:num w:numId="19" w16cid:durableId="1267692247">
    <w:abstractNumId w:val="33"/>
  </w:num>
  <w:num w:numId="20" w16cid:durableId="1763142211">
    <w:abstractNumId w:val="21"/>
  </w:num>
  <w:num w:numId="21" w16cid:durableId="1247299291">
    <w:abstractNumId w:val="13"/>
  </w:num>
  <w:num w:numId="22" w16cid:durableId="1211259846">
    <w:abstractNumId w:val="36"/>
  </w:num>
  <w:num w:numId="23" w16cid:durableId="2040425195">
    <w:abstractNumId w:val="28"/>
  </w:num>
  <w:num w:numId="24" w16cid:durableId="330791514">
    <w:abstractNumId w:val="30"/>
  </w:num>
  <w:num w:numId="25" w16cid:durableId="1939634590">
    <w:abstractNumId w:val="32"/>
  </w:num>
  <w:num w:numId="26" w16cid:durableId="1613131537">
    <w:abstractNumId w:val="1"/>
  </w:num>
  <w:num w:numId="27" w16cid:durableId="951858043">
    <w:abstractNumId w:val="4"/>
  </w:num>
  <w:num w:numId="28" w16cid:durableId="1577981218">
    <w:abstractNumId w:val="34"/>
  </w:num>
  <w:num w:numId="29" w16cid:durableId="495807214">
    <w:abstractNumId w:val="0"/>
  </w:num>
  <w:num w:numId="30" w16cid:durableId="1278563265">
    <w:abstractNumId w:val="2"/>
  </w:num>
  <w:num w:numId="31" w16cid:durableId="1476295088">
    <w:abstractNumId w:val="31"/>
  </w:num>
  <w:num w:numId="32" w16cid:durableId="445396346">
    <w:abstractNumId w:val="17"/>
  </w:num>
  <w:num w:numId="33" w16cid:durableId="1535265659">
    <w:abstractNumId w:val="27"/>
  </w:num>
  <w:num w:numId="34" w16cid:durableId="267467931">
    <w:abstractNumId w:val="22"/>
  </w:num>
  <w:num w:numId="35" w16cid:durableId="1070231905">
    <w:abstractNumId w:val="6"/>
  </w:num>
  <w:num w:numId="36" w16cid:durableId="571356595">
    <w:abstractNumId w:val="18"/>
  </w:num>
  <w:num w:numId="37" w16cid:durableId="314573565">
    <w:abstractNumId w:val="20"/>
  </w:num>
  <w:num w:numId="38" w16cid:durableId="108403107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28"/>
    <w:rsid w:val="00000149"/>
    <w:rsid w:val="00001128"/>
    <w:rsid w:val="00001738"/>
    <w:rsid w:val="000022B3"/>
    <w:rsid w:val="0000336F"/>
    <w:rsid w:val="00003502"/>
    <w:rsid w:val="00004F8A"/>
    <w:rsid w:val="000055B4"/>
    <w:rsid w:val="00005CC7"/>
    <w:rsid w:val="0000601F"/>
    <w:rsid w:val="00006D18"/>
    <w:rsid w:val="00006D87"/>
    <w:rsid w:val="00007B60"/>
    <w:rsid w:val="00010368"/>
    <w:rsid w:val="00011054"/>
    <w:rsid w:val="00012F32"/>
    <w:rsid w:val="0001409E"/>
    <w:rsid w:val="00015550"/>
    <w:rsid w:val="00016151"/>
    <w:rsid w:val="0001705A"/>
    <w:rsid w:val="0001726D"/>
    <w:rsid w:val="00017D77"/>
    <w:rsid w:val="00017E9D"/>
    <w:rsid w:val="0002014A"/>
    <w:rsid w:val="00020961"/>
    <w:rsid w:val="000218B4"/>
    <w:rsid w:val="00021CD5"/>
    <w:rsid w:val="00021CE9"/>
    <w:rsid w:val="00021FEF"/>
    <w:rsid w:val="000247F3"/>
    <w:rsid w:val="00025757"/>
    <w:rsid w:val="00025815"/>
    <w:rsid w:val="00025C46"/>
    <w:rsid w:val="00026596"/>
    <w:rsid w:val="0002668F"/>
    <w:rsid w:val="00026A4B"/>
    <w:rsid w:val="00027BED"/>
    <w:rsid w:val="00030B2B"/>
    <w:rsid w:val="0003128B"/>
    <w:rsid w:val="00031422"/>
    <w:rsid w:val="00031B15"/>
    <w:rsid w:val="00033E25"/>
    <w:rsid w:val="000353F3"/>
    <w:rsid w:val="00035807"/>
    <w:rsid w:val="000375FC"/>
    <w:rsid w:val="000377EA"/>
    <w:rsid w:val="00040004"/>
    <w:rsid w:val="000407E4"/>
    <w:rsid w:val="00041A11"/>
    <w:rsid w:val="00041BD9"/>
    <w:rsid w:val="000430A4"/>
    <w:rsid w:val="000444B3"/>
    <w:rsid w:val="0004467A"/>
    <w:rsid w:val="00044840"/>
    <w:rsid w:val="00044B6F"/>
    <w:rsid w:val="000456EC"/>
    <w:rsid w:val="00045ED8"/>
    <w:rsid w:val="0004795E"/>
    <w:rsid w:val="000502AD"/>
    <w:rsid w:val="000507D8"/>
    <w:rsid w:val="00050B54"/>
    <w:rsid w:val="000510EF"/>
    <w:rsid w:val="0005194B"/>
    <w:rsid w:val="00051C48"/>
    <w:rsid w:val="00052414"/>
    <w:rsid w:val="0005371F"/>
    <w:rsid w:val="000539DC"/>
    <w:rsid w:val="0005445B"/>
    <w:rsid w:val="00054D15"/>
    <w:rsid w:val="00055B1A"/>
    <w:rsid w:val="0005796F"/>
    <w:rsid w:val="00060176"/>
    <w:rsid w:val="00060C43"/>
    <w:rsid w:val="00063148"/>
    <w:rsid w:val="00063CAE"/>
    <w:rsid w:val="00063F8D"/>
    <w:rsid w:val="00065704"/>
    <w:rsid w:val="000663F9"/>
    <w:rsid w:val="00066DAD"/>
    <w:rsid w:val="000675E4"/>
    <w:rsid w:val="00067E2B"/>
    <w:rsid w:val="00070695"/>
    <w:rsid w:val="000706E1"/>
    <w:rsid w:val="00070EE6"/>
    <w:rsid w:val="0007118A"/>
    <w:rsid w:val="00071DD8"/>
    <w:rsid w:val="00071E3E"/>
    <w:rsid w:val="00071E69"/>
    <w:rsid w:val="000728C2"/>
    <w:rsid w:val="00073BEA"/>
    <w:rsid w:val="000742A9"/>
    <w:rsid w:val="00075175"/>
    <w:rsid w:val="0007573D"/>
    <w:rsid w:val="00076528"/>
    <w:rsid w:val="00076894"/>
    <w:rsid w:val="0007799A"/>
    <w:rsid w:val="00077CA0"/>
    <w:rsid w:val="00081878"/>
    <w:rsid w:val="00081C30"/>
    <w:rsid w:val="000836FE"/>
    <w:rsid w:val="000837B7"/>
    <w:rsid w:val="00083EB0"/>
    <w:rsid w:val="00084302"/>
    <w:rsid w:val="00085E2C"/>
    <w:rsid w:val="000860EA"/>
    <w:rsid w:val="000864A8"/>
    <w:rsid w:val="00087134"/>
    <w:rsid w:val="000872B8"/>
    <w:rsid w:val="0009006C"/>
    <w:rsid w:val="0009158A"/>
    <w:rsid w:val="00091CFB"/>
    <w:rsid w:val="00092704"/>
    <w:rsid w:val="000928D5"/>
    <w:rsid w:val="00093392"/>
    <w:rsid w:val="00097268"/>
    <w:rsid w:val="0009746A"/>
    <w:rsid w:val="000A0211"/>
    <w:rsid w:val="000A0D9C"/>
    <w:rsid w:val="000A0ED2"/>
    <w:rsid w:val="000A1AD0"/>
    <w:rsid w:val="000A1B05"/>
    <w:rsid w:val="000A1F82"/>
    <w:rsid w:val="000A2A6E"/>
    <w:rsid w:val="000A43AC"/>
    <w:rsid w:val="000A44E1"/>
    <w:rsid w:val="000A45E9"/>
    <w:rsid w:val="000A48F3"/>
    <w:rsid w:val="000A5C55"/>
    <w:rsid w:val="000A666D"/>
    <w:rsid w:val="000A74E1"/>
    <w:rsid w:val="000B13E5"/>
    <w:rsid w:val="000B18D3"/>
    <w:rsid w:val="000B18E4"/>
    <w:rsid w:val="000B26B6"/>
    <w:rsid w:val="000B2BEB"/>
    <w:rsid w:val="000B2E31"/>
    <w:rsid w:val="000B3239"/>
    <w:rsid w:val="000B5A29"/>
    <w:rsid w:val="000B5A38"/>
    <w:rsid w:val="000B7B35"/>
    <w:rsid w:val="000C0028"/>
    <w:rsid w:val="000C0B9C"/>
    <w:rsid w:val="000C165F"/>
    <w:rsid w:val="000C1E45"/>
    <w:rsid w:val="000C1E79"/>
    <w:rsid w:val="000C246D"/>
    <w:rsid w:val="000C275E"/>
    <w:rsid w:val="000C2975"/>
    <w:rsid w:val="000C31C0"/>
    <w:rsid w:val="000C33E2"/>
    <w:rsid w:val="000C3FD6"/>
    <w:rsid w:val="000C51EF"/>
    <w:rsid w:val="000C58B3"/>
    <w:rsid w:val="000C5BDD"/>
    <w:rsid w:val="000C5E63"/>
    <w:rsid w:val="000C61E8"/>
    <w:rsid w:val="000C7C68"/>
    <w:rsid w:val="000D2417"/>
    <w:rsid w:val="000D275F"/>
    <w:rsid w:val="000D3719"/>
    <w:rsid w:val="000D3728"/>
    <w:rsid w:val="000D3A97"/>
    <w:rsid w:val="000D43F1"/>
    <w:rsid w:val="000D48A5"/>
    <w:rsid w:val="000D5011"/>
    <w:rsid w:val="000D5822"/>
    <w:rsid w:val="000D5990"/>
    <w:rsid w:val="000D63AD"/>
    <w:rsid w:val="000D7D02"/>
    <w:rsid w:val="000E256A"/>
    <w:rsid w:val="000E271D"/>
    <w:rsid w:val="000E3ACB"/>
    <w:rsid w:val="000E52FB"/>
    <w:rsid w:val="000E5F98"/>
    <w:rsid w:val="000F0440"/>
    <w:rsid w:val="000F05E4"/>
    <w:rsid w:val="000F0EE2"/>
    <w:rsid w:val="000F223D"/>
    <w:rsid w:val="000F2759"/>
    <w:rsid w:val="000F2B96"/>
    <w:rsid w:val="000F3F22"/>
    <w:rsid w:val="000F42D9"/>
    <w:rsid w:val="000F4D38"/>
    <w:rsid w:val="000F5359"/>
    <w:rsid w:val="000F65D2"/>
    <w:rsid w:val="000F69C7"/>
    <w:rsid w:val="000F71E0"/>
    <w:rsid w:val="000F75DE"/>
    <w:rsid w:val="000F78E1"/>
    <w:rsid w:val="000F7E4A"/>
    <w:rsid w:val="00100193"/>
    <w:rsid w:val="001017AB"/>
    <w:rsid w:val="00102325"/>
    <w:rsid w:val="00102493"/>
    <w:rsid w:val="001040FF"/>
    <w:rsid w:val="001042E8"/>
    <w:rsid w:val="00104F57"/>
    <w:rsid w:val="00106003"/>
    <w:rsid w:val="0010619A"/>
    <w:rsid w:val="00107313"/>
    <w:rsid w:val="00107703"/>
    <w:rsid w:val="00110097"/>
    <w:rsid w:val="00110AE2"/>
    <w:rsid w:val="00111E84"/>
    <w:rsid w:val="00112A92"/>
    <w:rsid w:val="0011312C"/>
    <w:rsid w:val="0011425D"/>
    <w:rsid w:val="00116EA8"/>
    <w:rsid w:val="00120AF8"/>
    <w:rsid w:val="00120EB8"/>
    <w:rsid w:val="0012123F"/>
    <w:rsid w:val="0012167C"/>
    <w:rsid w:val="001224B5"/>
    <w:rsid w:val="001235E0"/>
    <w:rsid w:val="001236CB"/>
    <w:rsid w:val="00124388"/>
    <w:rsid w:val="0012448F"/>
    <w:rsid w:val="00124EDA"/>
    <w:rsid w:val="0012600B"/>
    <w:rsid w:val="0012654B"/>
    <w:rsid w:val="00126769"/>
    <w:rsid w:val="00130D10"/>
    <w:rsid w:val="00131B15"/>
    <w:rsid w:val="0013356D"/>
    <w:rsid w:val="0013737A"/>
    <w:rsid w:val="0013739F"/>
    <w:rsid w:val="00137A36"/>
    <w:rsid w:val="00137E36"/>
    <w:rsid w:val="0014069D"/>
    <w:rsid w:val="0014488B"/>
    <w:rsid w:val="00145417"/>
    <w:rsid w:val="00147862"/>
    <w:rsid w:val="001502DA"/>
    <w:rsid w:val="0015166B"/>
    <w:rsid w:val="00151A0C"/>
    <w:rsid w:val="0015263A"/>
    <w:rsid w:val="00152AC6"/>
    <w:rsid w:val="001541AC"/>
    <w:rsid w:val="00154E7F"/>
    <w:rsid w:val="001553B7"/>
    <w:rsid w:val="00156F33"/>
    <w:rsid w:val="0015786B"/>
    <w:rsid w:val="00157C13"/>
    <w:rsid w:val="001604DA"/>
    <w:rsid w:val="00161BF2"/>
    <w:rsid w:val="0016228B"/>
    <w:rsid w:val="00162E51"/>
    <w:rsid w:val="00162EAC"/>
    <w:rsid w:val="00163BC3"/>
    <w:rsid w:val="00163E51"/>
    <w:rsid w:val="001665BC"/>
    <w:rsid w:val="0016662F"/>
    <w:rsid w:val="001671A9"/>
    <w:rsid w:val="0016760C"/>
    <w:rsid w:val="001676C0"/>
    <w:rsid w:val="001714C0"/>
    <w:rsid w:val="00173E17"/>
    <w:rsid w:val="00174EB1"/>
    <w:rsid w:val="00175B3E"/>
    <w:rsid w:val="00176538"/>
    <w:rsid w:val="001767CD"/>
    <w:rsid w:val="00176ED8"/>
    <w:rsid w:val="00177113"/>
    <w:rsid w:val="001774C6"/>
    <w:rsid w:val="00177574"/>
    <w:rsid w:val="0017784A"/>
    <w:rsid w:val="00177A69"/>
    <w:rsid w:val="00177A80"/>
    <w:rsid w:val="00177D1D"/>
    <w:rsid w:val="0018048F"/>
    <w:rsid w:val="00180ABB"/>
    <w:rsid w:val="00181BF1"/>
    <w:rsid w:val="00183EC4"/>
    <w:rsid w:val="00184B12"/>
    <w:rsid w:val="001858D5"/>
    <w:rsid w:val="001861E5"/>
    <w:rsid w:val="00186226"/>
    <w:rsid w:val="00186632"/>
    <w:rsid w:val="00192D0E"/>
    <w:rsid w:val="00192FA0"/>
    <w:rsid w:val="00193603"/>
    <w:rsid w:val="0019457D"/>
    <w:rsid w:val="001945CB"/>
    <w:rsid w:val="00194718"/>
    <w:rsid w:val="00195F3F"/>
    <w:rsid w:val="001A2220"/>
    <w:rsid w:val="001A3CFD"/>
    <w:rsid w:val="001A44BF"/>
    <w:rsid w:val="001A4A4F"/>
    <w:rsid w:val="001A64ED"/>
    <w:rsid w:val="001A6F49"/>
    <w:rsid w:val="001A708E"/>
    <w:rsid w:val="001A771D"/>
    <w:rsid w:val="001B0CB1"/>
    <w:rsid w:val="001B1021"/>
    <w:rsid w:val="001B2481"/>
    <w:rsid w:val="001B2E1A"/>
    <w:rsid w:val="001B4A87"/>
    <w:rsid w:val="001B5169"/>
    <w:rsid w:val="001B5633"/>
    <w:rsid w:val="001B5EBA"/>
    <w:rsid w:val="001B6AE7"/>
    <w:rsid w:val="001C00FE"/>
    <w:rsid w:val="001C0977"/>
    <w:rsid w:val="001C0A09"/>
    <w:rsid w:val="001C0CF4"/>
    <w:rsid w:val="001C107E"/>
    <w:rsid w:val="001C1E05"/>
    <w:rsid w:val="001C38AA"/>
    <w:rsid w:val="001C3BF3"/>
    <w:rsid w:val="001C4947"/>
    <w:rsid w:val="001C4F83"/>
    <w:rsid w:val="001C59BF"/>
    <w:rsid w:val="001C6272"/>
    <w:rsid w:val="001C668B"/>
    <w:rsid w:val="001C793E"/>
    <w:rsid w:val="001D1FE8"/>
    <w:rsid w:val="001D23A8"/>
    <w:rsid w:val="001D2B12"/>
    <w:rsid w:val="001D2D58"/>
    <w:rsid w:val="001D2F34"/>
    <w:rsid w:val="001D31CD"/>
    <w:rsid w:val="001D38D5"/>
    <w:rsid w:val="001D45FC"/>
    <w:rsid w:val="001D4F28"/>
    <w:rsid w:val="001D5FF8"/>
    <w:rsid w:val="001D63A3"/>
    <w:rsid w:val="001D6716"/>
    <w:rsid w:val="001D6A20"/>
    <w:rsid w:val="001E0266"/>
    <w:rsid w:val="001E0471"/>
    <w:rsid w:val="001E06E4"/>
    <w:rsid w:val="001E0AC0"/>
    <w:rsid w:val="001E25B5"/>
    <w:rsid w:val="001E2E33"/>
    <w:rsid w:val="001E36E6"/>
    <w:rsid w:val="001E37AB"/>
    <w:rsid w:val="001E38A4"/>
    <w:rsid w:val="001E3B39"/>
    <w:rsid w:val="001E3DEC"/>
    <w:rsid w:val="001E3EC1"/>
    <w:rsid w:val="001E4C82"/>
    <w:rsid w:val="001E5736"/>
    <w:rsid w:val="001E6D3C"/>
    <w:rsid w:val="001E75A2"/>
    <w:rsid w:val="001F2352"/>
    <w:rsid w:val="001F24D3"/>
    <w:rsid w:val="001F2A3C"/>
    <w:rsid w:val="001F2FAF"/>
    <w:rsid w:val="001F37FB"/>
    <w:rsid w:val="001F3E53"/>
    <w:rsid w:val="001F44EF"/>
    <w:rsid w:val="001F5042"/>
    <w:rsid w:val="002002D6"/>
    <w:rsid w:val="00200628"/>
    <w:rsid w:val="00201348"/>
    <w:rsid w:val="00204558"/>
    <w:rsid w:val="00206D73"/>
    <w:rsid w:val="0020769C"/>
    <w:rsid w:val="00207C5E"/>
    <w:rsid w:val="00210055"/>
    <w:rsid w:val="0021037D"/>
    <w:rsid w:val="00210DB2"/>
    <w:rsid w:val="002124FC"/>
    <w:rsid w:val="0021370A"/>
    <w:rsid w:val="00214637"/>
    <w:rsid w:val="00214B8E"/>
    <w:rsid w:val="00214D7E"/>
    <w:rsid w:val="00214F99"/>
    <w:rsid w:val="00215ADC"/>
    <w:rsid w:val="00215E8B"/>
    <w:rsid w:val="0022037C"/>
    <w:rsid w:val="00220415"/>
    <w:rsid w:val="0022048B"/>
    <w:rsid w:val="002209EB"/>
    <w:rsid w:val="002221C4"/>
    <w:rsid w:val="0022237C"/>
    <w:rsid w:val="002225EF"/>
    <w:rsid w:val="002228C0"/>
    <w:rsid w:val="0022414D"/>
    <w:rsid w:val="00226363"/>
    <w:rsid w:val="00226801"/>
    <w:rsid w:val="00227475"/>
    <w:rsid w:val="00227567"/>
    <w:rsid w:val="00227C5A"/>
    <w:rsid w:val="00231288"/>
    <w:rsid w:val="002316C1"/>
    <w:rsid w:val="00231CB3"/>
    <w:rsid w:val="00231EF8"/>
    <w:rsid w:val="002321FB"/>
    <w:rsid w:val="00232EC9"/>
    <w:rsid w:val="002330A4"/>
    <w:rsid w:val="00233BBF"/>
    <w:rsid w:val="002348DA"/>
    <w:rsid w:val="002362F2"/>
    <w:rsid w:val="002362FB"/>
    <w:rsid w:val="00237477"/>
    <w:rsid w:val="0024051F"/>
    <w:rsid w:val="00240873"/>
    <w:rsid w:val="0024142F"/>
    <w:rsid w:val="00242687"/>
    <w:rsid w:val="0024291C"/>
    <w:rsid w:val="002435DA"/>
    <w:rsid w:val="002451E5"/>
    <w:rsid w:val="002468F6"/>
    <w:rsid w:val="00246B70"/>
    <w:rsid w:val="00246DE8"/>
    <w:rsid w:val="00247299"/>
    <w:rsid w:val="00247A52"/>
    <w:rsid w:val="00247AF5"/>
    <w:rsid w:val="002505D8"/>
    <w:rsid w:val="00250AFD"/>
    <w:rsid w:val="00250C7A"/>
    <w:rsid w:val="00251424"/>
    <w:rsid w:val="00252AF1"/>
    <w:rsid w:val="00255181"/>
    <w:rsid w:val="0025580F"/>
    <w:rsid w:val="00255993"/>
    <w:rsid w:val="00255CB4"/>
    <w:rsid w:val="00256D83"/>
    <w:rsid w:val="00257148"/>
    <w:rsid w:val="00262962"/>
    <w:rsid w:val="0026346F"/>
    <w:rsid w:val="0026386A"/>
    <w:rsid w:val="00263B3A"/>
    <w:rsid w:val="00264A4B"/>
    <w:rsid w:val="00264E06"/>
    <w:rsid w:val="002655A4"/>
    <w:rsid w:val="00265A6E"/>
    <w:rsid w:val="00266523"/>
    <w:rsid w:val="00266642"/>
    <w:rsid w:val="00266B15"/>
    <w:rsid w:val="0026739F"/>
    <w:rsid w:val="00270429"/>
    <w:rsid w:val="00270585"/>
    <w:rsid w:val="00270AAF"/>
    <w:rsid w:val="00270D7A"/>
    <w:rsid w:val="00270E43"/>
    <w:rsid w:val="00271C6F"/>
    <w:rsid w:val="00272139"/>
    <w:rsid w:val="00273646"/>
    <w:rsid w:val="00273B36"/>
    <w:rsid w:val="00273F46"/>
    <w:rsid w:val="00274290"/>
    <w:rsid w:val="00274A65"/>
    <w:rsid w:val="00275CD9"/>
    <w:rsid w:val="00276794"/>
    <w:rsid w:val="00276DA7"/>
    <w:rsid w:val="002808BC"/>
    <w:rsid w:val="00280B56"/>
    <w:rsid w:val="00282FDA"/>
    <w:rsid w:val="00283754"/>
    <w:rsid w:val="00283A5F"/>
    <w:rsid w:val="00283A81"/>
    <w:rsid w:val="0028512D"/>
    <w:rsid w:val="00286072"/>
    <w:rsid w:val="00290116"/>
    <w:rsid w:val="00290469"/>
    <w:rsid w:val="0029251E"/>
    <w:rsid w:val="00292B63"/>
    <w:rsid w:val="00292C0C"/>
    <w:rsid w:val="00293AFF"/>
    <w:rsid w:val="00294CB9"/>
    <w:rsid w:val="002951D8"/>
    <w:rsid w:val="002968FB"/>
    <w:rsid w:val="00296CD1"/>
    <w:rsid w:val="002A132B"/>
    <w:rsid w:val="002A3C68"/>
    <w:rsid w:val="002A3EF6"/>
    <w:rsid w:val="002A3F89"/>
    <w:rsid w:val="002A49BD"/>
    <w:rsid w:val="002A5E01"/>
    <w:rsid w:val="002A7734"/>
    <w:rsid w:val="002B0237"/>
    <w:rsid w:val="002B0753"/>
    <w:rsid w:val="002B16BF"/>
    <w:rsid w:val="002B17F4"/>
    <w:rsid w:val="002B3566"/>
    <w:rsid w:val="002B49CF"/>
    <w:rsid w:val="002B4EFC"/>
    <w:rsid w:val="002B501F"/>
    <w:rsid w:val="002B5057"/>
    <w:rsid w:val="002B510A"/>
    <w:rsid w:val="002B5700"/>
    <w:rsid w:val="002B5D79"/>
    <w:rsid w:val="002B6DCB"/>
    <w:rsid w:val="002B7F22"/>
    <w:rsid w:val="002C33EC"/>
    <w:rsid w:val="002C370B"/>
    <w:rsid w:val="002C3CDD"/>
    <w:rsid w:val="002C642D"/>
    <w:rsid w:val="002C687F"/>
    <w:rsid w:val="002C6D4B"/>
    <w:rsid w:val="002C752D"/>
    <w:rsid w:val="002D01AF"/>
    <w:rsid w:val="002D02B5"/>
    <w:rsid w:val="002D214D"/>
    <w:rsid w:val="002D2836"/>
    <w:rsid w:val="002D2ADB"/>
    <w:rsid w:val="002D333C"/>
    <w:rsid w:val="002D49BB"/>
    <w:rsid w:val="002D4A7A"/>
    <w:rsid w:val="002D59F1"/>
    <w:rsid w:val="002D629F"/>
    <w:rsid w:val="002D634F"/>
    <w:rsid w:val="002D6786"/>
    <w:rsid w:val="002D73C8"/>
    <w:rsid w:val="002D771C"/>
    <w:rsid w:val="002E0044"/>
    <w:rsid w:val="002E080A"/>
    <w:rsid w:val="002E14B5"/>
    <w:rsid w:val="002E207C"/>
    <w:rsid w:val="002E3692"/>
    <w:rsid w:val="002E36E1"/>
    <w:rsid w:val="002E3A2A"/>
    <w:rsid w:val="002E3EE4"/>
    <w:rsid w:val="002E465A"/>
    <w:rsid w:val="002E4EE5"/>
    <w:rsid w:val="002E54DA"/>
    <w:rsid w:val="002E675D"/>
    <w:rsid w:val="002E7E79"/>
    <w:rsid w:val="002F0636"/>
    <w:rsid w:val="002F09F7"/>
    <w:rsid w:val="002F12B7"/>
    <w:rsid w:val="002F1FBD"/>
    <w:rsid w:val="002F2E2C"/>
    <w:rsid w:val="002F2EA9"/>
    <w:rsid w:val="002F319F"/>
    <w:rsid w:val="002F357C"/>
    <w:rsid w:val="002F3672"/>
    <w:rsid w:val="002F4297"/>
    <w:rsid w:val="002F495F"/>
    <w:rsid w:val="002F4A5A"/>
    <w:rsid w:val="002F4F4A"/>
    <w:rsid w:val="002F5B68"/>
    <w:rsid w:val="002F6214"/>
    <w:rsid w:val="002F712A"/>
    <w:rsid w:val="002F713E"/>
    <w:rsid w:val="002F7988"/>
    <w:rsid w:val="00300DA0"/>
    <w:rsid w:val="00301342"/>
    <w:rsid w:val="00301640"/>
    <w:rsid w:val="0030172B"/>
    <w:rsid w:val="003017AE"/>
    <w:rsid w:val="00302216"/>
    <w:rsid w:val="0030256E"/>
    <w:rsid w:val="003025F4"/>
    <w:rsid w:val="00303A81"/>
    <w:rsid w:val="00304C9C"/>
    <w:rsid w:val="00306091"/>
    <w:rsid w:val="00306267"/>
    <w:rsid w:val="00306460"/>
    <w:rsid w:val="00306609"/>
    <w:rsid w:val="0030E43E"/>
    <w:rsid w:val="00310826"/>
    <w:rsid w:val="00310AEE"/>
    <w:rsid w:val="003110B8"/>
    <w:rsid w:val="003113ED"/>
    <w:rsid w:val="00311CDD"/>
    <w:rsid w:val="00313777"/>
    <w:rsid w:val="00313B70"/>
    <w:rsid w:val="00314358"/>
    <w:rsid w:val="0031559E"/>
    <w:rsid w:val="0031565C"/>
    <w:rsid w:val="003160EF"/>
    <w:rsid w:val="0031667E"/>
    <w:rsid w:val="003169AD"/>
    <w:rsid w:val="00316E14"/>
    <w:rsid w:val="00316FB1"/>
    <w:rsid w:val="003204FA"/>
    <w:rsid w:val="00320895"/>
    <w:rsid w:val="00320B7C"/>
    <w:rsid w:val="0032174D"/>
    <w:rsid w:val="00323248"/>
    <w:rsid w:val="00323C58"/>
    <w:rsid w:val="0032463F"/>
    <w:rsid w:val="00324CCA"/>
    <w:rsid w:val="00325C03"/>
    <w:rsid w:val="0032689F"/>
    <w:rsid w:val="00326DB2"/>
    <w:rsid w:val="003274B5"/>
    <w:rsid w:val="00327C0A"/>
    <w:rsid w:val="00327C53"/>
    <w:rsid w:val="00330B5F"/>
    <w:rsid w:val="003313AF"/>
    <w:rsid w:val="00332DC8"/>
    <w:rsid w:val="00332E61"/>
    <w:rsid w:val="0033353A"/>
    <w:rsid w:val="003346D5"/>
    <w:rsid w:val="00335966"/>
    <w:rsid w:val="0033683B"/>
    <w:rsid w:val="003376C2"/>
    <w:rsid w:val="00337E18"/>
    <w:rsid w:val="00337F97"/>
    <w:rsid w:val="003424B5"/>
    <w:rsid w:val="0034349F"/>
    <w:rsid w:val="00344A73"/>
    <w:rsid w:val="00344C19"/>
    <w:rsid w:val="00344F77"/>
    <w:rsid w:val="00345309"/>
    <w:rsid w:val="0034562E"/>
    <w:rsid w:val="00346407"/>
    <w:rsid w:val="003477AD"/>
    <w:rsid w:val="003479AE"/>
    <w:rsid w:val="00350226"/>
    <w:rsid w:val="003502BA"/>
    <w:rsid w:val="00350F18"/>
    <w:rsid w:val="0035192C"/>
    <w:rsid w:val="00351ADA"/>
    <w:rsid w:val="00351BD3"/>
    <w:rsid w:val="00351D51"/>
    <w:rsid w:val="00351EEA"/>
    <w:rsid w:val="00352511"/>
    <w:rsid w:val="0035253E"/>
    <w:rsid w:val="0035331A"/>
    <w:rsid w:val="00353B0B"/>
    <w:rsid w:val="003542AE"/>
    <w:rsid w:val="00354468"/>
    <w:rsid w:val="003555F5"/>
    <w:rsid w:val="00355B7F"/>
    <w:rsid w:val="003569BD"/>
    <w:rsid w:val="00356ABF"/>
    <w:rsid w:val="0035B6DB"/>
    <w:rsid w:val="00360285"/>
    <w:rsid w:val="0036105E"/>
    <w:rsid w:val="003610F9"/>
    <w:rsid w:val="00361513"/>
    <w:rsid w:val="00361D26"/>
    <w:rsid w:val="00361D5F"/>
    <w:rsid w:val="00361FCB"/>
    <w:rsid w:val="00362C57"/>
    <w:rsid w:val="003633AD"/>
    <w:rsid w:val="00364769"/>
    <w:rsid w:val="00365890"/>
    <w:rsid w:val="00365AA2"/>
    <w:rsid w:val="00367F67"/>
    <w:rsid w:val="00371ACD"/>
    <w:rsid w:val="00371F92"/>
    <w:rsid w:val="00372FDC"/>
    <w:rsid w:val="003737F3"/>
    <w:rsid w:val="00375CF7"/>
    <w:rsid w:val="003775CD"/>
    <w:rsid w:val="00380C99"/>
    <w:rsid w:val="00380DA6"/>
    <w:rsid w:val="00380E2C"/>
    <w:rsid w:val="003818FB"/>
    <w:rsid w:val="00382743"/>
    <w:rsid w:val="003830B4"/>
    <w:rsid w:val="00383438"/>
    <w:rsid w:val="00386E87"/>
    <w:rsid w:val="003870D6"/>
    <w:rsid w:val="00391FBC"/>
    <w:rsid w:val="003925FB"/>
    <w:rsid w:val="00392B97"/>
    <w:rsid w:val="00392D59"/>
    <w:rsid w:val="003932CF"/>
    <w:rsid w:val="0039384B"/>
    <w:rsid w:val="00393C0C"/>
    <w:rsid w:val="00393FAF"/>
    <w:rsid w:val="0039455A"/>
    <w:rsid w:val="00394B23"/>
    <w:rsid w:val="00394C9C"/>
    <w:rsid w:val="00394CE6"/>
    <w:rsid w:val="00395103"/>
    <w:rsid w:val="00396446"/>
    <w:rsid w:val="0039691C"/>
    <w:rsid w:val="00396D02"/>
    <w:rsid w:val="00396EC5"/>
    <w:rsid w:val="00397BDF"/>
    <w:rsid w:val="003A17B5"/>
    <w:rsid w:val="003A2547"/>
    <w:rsid w:val="003A2D00"/>
    <w:rsid w:val="003A4A77"/>
    <w:rsid w:val="003A5690"/>
    <w:rsid w:val="003A59EC"/>
    <w:rsid w:val="003B25AB"/>
    <w:rsid w:val="003B4341"/>
    <w:rsid w:val="003B6038"/>
    <w:rsid w:val="003B7808"/>
    <w:rsid w:val="003C0B09"/>
    <w:rsid w:val="003C2460"/>
    <w:rsid w:val="003C33E9"/>
    <w:rsid w:val="003C3812"/>
    <w:rsid w:val="003C480F"/>
    <w:rsid w:val="003C5913"/>
    <w:rsid w:val="003C5A37"/>
    <w:rsid w:val="003C60DD"/>
    <w:rsid w:val="003C6940"/>
    <w:rsid w:val="003C6E49"/>
    <w:rsid w:val="003C7297"/>
    <w:rsid w:val="003C7B20"/>
    <w:rsid w:val="003D047A"/>
    <w:rsid w:val="003D04A5"/>
    <w:rsid w:val="003D154C"/>
    <w:rsid w:val="003D4BD6"/>
    <w:rsid w:val="003D5F54"/>
    <w:rsid w:val="003D6CDD"/>
    <w:rsid w:val="003E2A9D"/>
    <w:rsid w:val="003E3B9A"/>
    <w:rsid w:val="003E434C"/>
    <w:rsid w:val="003E48B5"/>
    <w:rsid w:val="003E4D8E"/>
    <w:rsid w:val="003E5036"/>
    <w:rsid w:val="003E5403"/>
    <w:rsid w:val="003E591A"/>
    <w:rsid w:val="003E62EE"/>
    <w:rsid w:val="003E6B80"/>
    <w:rsid w:val="003E6BDA"/>
    <w:rsid w:val="003E7F5C"/>
    <w:rsid w:val="003F13C1"/>
    <w:rsid w:val="003F190A"/>
    <w:rsid w:val="003F1B75"/>
    <w:rsid w:val="003F263C"/>
    <w:rsid w:val="003F382A"/>
    <w:rsid w:val="003F3A4A"/>
    <w:rsid w:val="003F3FD8"/>
    <w:rsid w:val="003F5991"/>
    <w:rsid w:val="003F5B91"/>
    <w:rsid w:val="003F6CAB"/>
    <w:rsid w:val="003F7145"/>
    <w:rsid w:val="003F74A0"/>
    <w:rsid w:val="00402294"/>
    <w:rsid w:val="00402788"/>
    <w:rsid w:val="0040347E"/>
    <w:rsid w:val="00404C96"/>
    <w:rsid w:val="00405BC3"/>
    <w:rsid w:val="0040626D"/>
    <w:rsid w:val="00406B18"/>
    <w:rsid w:val="00406F83"/>
    <w:rsid w:val="004117C1"/>
    <w:rsid w:val="004127BD"/>
    <w:rsid w:val="00412CF7"/>
    <w:rsid w:val="0041328D"/>
    <w:rsid w:val="00413E81"/>
    <w:rsid w:val="004140EE"/>
    <w:rsid w:val="0041451D"/>
    <w:rsid w:val="00415AE5"/>
    <w:rsid w:val="004167C0"/>
    <w:rsid w:val="00417250"/>
    <w:rsid w:val="00417AD0"/>
    <w:rsid w:val="00420381"/>
    <w:rsid w:val="00420CC3"/>
    <w:rsid w:val="00421437"/>
    <w:rsid w:val="00421A72"/>
    <w:rsid w:val="00421E56"/>
    <w:rsid w:val="00422771"/>
    <w:rsid w:val="00422D6C"/>
    <w:rsid w:val="004230F8"/>
    <w:rsid w:val="00423138"/>
    <w:rsid w:val="00423A6F"/>
    <w:rsid w:val="00424431"/>
    <w:rsid w:val="00424C44"/>
    <w:rsid w:val="00425DA0"/>
    <w:rsid w:val="00426A87"/>
    <w:rsid w:val="00427203"/>
    <w:rsid w:val="00430583"/>
    <w:rsid w:val="00430C70"/>
    <w:rsid w:val="00431871"/>
    <w:rsid w:val="00432160"/>
    <w:rsid w:val="00432AC4"/>
    <w:rsid w:val="0043346A"/>
    <w:rsid w:val="00433DBE"/>
    <w:rsid w:val="00435D4F"/>
    <w:rsid w:val="00435EE4"/>
    <w:rsid w:val="00436468"/>
    <w:rsid w:val="00436F28"/>
    <w:rsid w:val="00437EE3"/>
    <w:rsid w:val="00440723"/>
    <w:rsid w:val="00441000"/>
    <w:rsid w:val="00442DEF"/>
    <w:rsid w:val="00444AB2"/>
    <w:rsid w:val="00444E0C"/>
    <w:rsid w:val="004454AA"/>
    <w:rsid w:val="00446165"/>
    <w:rsid w:val="00446743"/>
    <w:rsid w:val="00446AC9"/>
    <w:rsid w:val="00446E3B"/>
    <w:rsid w:val="00446FA5"/>
    <w:rsid w:val="00447440"/>
    <w:rsid w:val="0044761B"/>
    <w:rsid w:val="0045006B"/>
    <w:rsid w:val="0045079A"/>
    <w:rsid w:val="00450BF5"/>
    <w:rsid w:val="00450E6F"/>
    <w:rsid w:val="0045115E"/>
    <w:rsid w:val="00452607"/>
    <w:rsid w:val="00453935"/>
    <w:rsid w:val="00454645"/>
    <w:rsid w:val="00454D22"/>
    <w:rsid w:val="00454EE7"/>
    <w:rsid w:val="00455AB3"/>
    <w:rsid w:val="00455ED9"/>
    <w:rsid w:val="00456DCF"/>
    <w:rsid w:val="0046140F"/>
    <w:rsid w:val="0046144E"/>
    <w:rsid w:val="00462F0E"/>
    <w:rsid w:val="0046387F"/>
    <w:rsid w:val="00463E97"/>
    <w:rsid w:val="00464B6E"/>
    <w:rsid w:val="004667AD"/>
    <w:rsid w:val="00467529"/>
    <w:rsid w:val="00471577"/>
    <w:rsid w:val="0047159A"/>
    <w:rsid w:val="004730D8"/>
    <w:rsid w:val="00473143"/>
    <w:rsid w:val="00473F6D"/>
    <w:rsid w:val="00475568"/>
    <w:rsid w:val="00475C5C"/>
    <w:rsid w:val="004762CA"/>
    <w:rsid w:val="00476F93"/>
    <w:rsid w:val="004771BE"/>
    <w:rsid w:val="00477E0A"/>
    <w:rsid w:val="00481AFE"/>
    <w:rsid w:val="00482D3C"/>
    <w:rsid w:val="00483C8D"/>
    <w:rsid w:val="00483DAD"/>
    <w:rsid w:val="0048447C"/>
    <w:rsid w:val="0048592E"/>
    <w:rsid w:val="00485BCB"/>
    <w:rsid w:val="00487734"/>
    <w:rsid w:val="0049101B"/>
    <w:rsid w:val="00492758"/>
    <w:rsid w:val="004930FB"/>
    <w:rsid w:val="0049393B"/>
    <w:rsid w:val="004942A1"/>
    <w:rsid w:val="0049499A"/>
    <w:rsid w:val="00494F70"/>
    <w:rsid w:val="0049584D"/>
    <w:rsid w:val="00496207"/>
    <w:rsid w:val="00496698"/>
    <w:rsid w:val="00496A87"/>
    <w:rsid w:val="0049BCC5"/>
    <w:rsid w:val="004A0299"/>
    <w:rsid w:val="004A0490"/>
    <w:rsid w:val="004A08A9"/>
    <w:rsid w:val="004A0CAB"/>
    <w:rsid w:val="004A1A07"/>
    <w:rsid w:val="004A26E0"/>
    <w:rsid w:val="004A2794"/>
    <w:rsid w:val="004A27CC"/>
    <w:rsid w:val="004A2B55"/>
    <w:rsid w:val="004A2DF5"/>
    <w:rsid w:val="004A3100"/>
    <w:rsid w:val="004A3119"/>
    <w:rsid w:val="004A3A6A"/>
    <w:rsid w:val="004A3D03"/>
    <w:rsid w:val="004A3E4D"/>
    <w:rsid w:val="004A4F81"/>
    <w:rsid w:val="004A4FAB"/>
    <w:rsid w:val="004A62A7"/>
    <w:rsid w:val="004A6F5F"/>
    <w:rsid w:val="004A7D44"/>
    <w:rsid w:val="004B04EC"/>
    <w:rsid w:val="004B0FA2"/>
    <w:rsid w:val="004B1EEF"/>
    <w:rsid w:val="004B2042"/>
    <w:rsid w:val="004B338A"/>
    <w:rsid w:val="004B407C"/>
    <w:rsid w:val="004B65D8"/>
    <w:rsid w:val="004B6DB5"/>
    <w:rsid w:val="004B7B12"/>
    <w:rsid w:val="004B7E4D"/>
    <w:rsid w:val="004C02B6"/>
    <w:rsid w:val="004C0B77"/>
    <w:rsid w:val="004C157A"/>
    <w:rsid w:val="004C17E4"/>
    <w:rsid w:val="004C23F5"/>
    <w:rsid w:val="004C37AC"/>
    <w:rsid w:val="004C39EF"/>
    <w:rsid w:val="004C3A98"/>
    <w:rsid w:val="004C40D0"/>
    <w:rsid w:val="004C4382"/>
    <w:rsid w:val="004C49F7"/>
    <w:rsid w:val="004C4CC5"/>
    <w:rsid w:val="004C509C"/>
    <w:rsid w:val="004C6247"/>
    <w:rsid w:val="004C706E"/>
    <w:rsid w:val="004C77B0"/>
    <w:rsid w:val="004C78B9"/>
    <w:rsid w:val="004D084B"/>
    <w:rsid w:val="004D58D5"/>
    <w:rsid w:val="004D7EB2"/>
    <w:rsid w:val="004E00FD"/>
    <w:rsid w:val="004E02DC"/>
    <w:rsid w:val="004E0A35"/>
    <w:rsid w:val="004E16F6"/>
    <w:rsid w:val="004E2CB4"/>
    <w:rsid w:val="004E2D39"/>
    <w:rsid w:val="004E34BB"/>
    <w:rsid w:val="004E3FCC"/>
    <w:rsid w:val="004E6239"/>
    <w:rsid w:val="004E62EC"/>
    <w:rsid w:val="004E7492"/>
    <w:rsid w:val="004E7CF6"/>
    <w:rsid w:val="004F0D1D"/>
    <w:rsid w:val="004F1EE3"/>
    <w:rsid w:val="004F201F"/>
    <w:rsid w:val="004F3281"/>
    <w:rsid w:val="004F357A"/>
    <w:rsid w:val="004F3A5A"/>
    <w:rsid w:val="004F4304"/>
    <w:rsid w:val="004F4751"/>
    <w:rsid w:val="004F4C25"/>
    <w:rsid w:val="004F5BD0"/>
    <w:rsid w:val="004F7069"/>
    <w:rsid w:val="0050097F"/>
    <w:rsid w:val="0050165C"/>
    <w:rsid w:val="00502B26"/>
    <w:rsid w:val="005039F6"/>
    <w:rsid w:val="00504EDD"/>
    <w:rsid w:val="0050573F"/>
    <w:rsid w:val="005065CB"/>
    <w:rsid w:val="005071A4"/>
    <w:rsid w:val="0050753D"/>
    <w:rsid w:val="005077C6"/>
    <w:rsid w:val="00507C9E"/>
    <w:rsid w:val="0051007C"/>
    <w:rsid w:val="005100D4"/>
    <w:rsid w:val="005111F7"/>
    <w:rsid w:val="00511508"/>
    <w:rsid w:val="00511665"/>
    <w:rsid w:val="00512144"/>
    <w:rsid w:val="00513082"/>
    <w:rsid w:val="00514E3B"/>
    <w:rsid w:val="00514FD8"/>
    <w:rsid w:val="00516DE2"/>
    <w:rsid w:val="00517027"/>
    <w:rsid w:val="00517BCA"/>
    <w:rsid w:val="005209DD"/>
    <w:rsid w:val="0052142D"/>
    <w:rsid w:val="00521F69"/>
    <w:rsid w:val="00522FD1"/>
    <w:rsid w:val="00523502"/>
    <w:rsid w:val="00523711"/>
    <w:rsid w:val="00524597"/>
    <w:rsid w:val="00525D46"/>
    <w:rsid w:val="0052618C"/>
    <w:rsid w:val="00526623"/>
    <w:rsid w:val="00527ED3"/>
    <w:rsid w:val="0053038D"/>
    <w:rsid w:val="005304DE"/>
    <w:rsid w:val="00530C1E"/>
    <w:rsid w:val="00530E2F"/>
    <w:rsid w:val="005324F1"/>
    <w:rsid w:val="00532D9A"/>
    <w:rsid w:val="00533D21"/>
    <w:rsid w:val="005343AD"/>
    <w:rsid w:val="00534C86"/>
    <w:rsid w:val="00534F5C"/>
    <w:rsid w:val="00535040"/>
    <w:rsid w:val="00535663"/>
    <w:rsid w:val="005359D7"/>
    <w:rsid w:val="00535B45"/>
    <w:rsid w:val="00537098"/>
    <w:rsid w:val="005409B4"/>
    <w:rsid w:val="00541EA5"/>
    <w:rsid w:val="0054239F"/>
    <w:rsid w:val="00542F1A"/>
    <w:rsid w:val="005433C0"/>
    <w:rsid w:val="00544FD5"/>
    <w:rsid w:val="005461A4"/>
    <w:rsid w:val="00546B24"/>
    <w:rsid w:val="00546C0E"/>
    <w:rsid w:val="00546CC9"/>
    <w:rsid w:val="005473E5"/>
    <w:rsid w:val="00547B55"/>
    <w:rsid w:val="005509BF"/>
    <w:rsid w:val="00551086"/>
    <w:rsid w:val="005518E7"/>
    <w:rsid w:val="0055276F"/>
    <w:rsid w:val="0055394A"/>
    <w:rsid w:val="00554938"/>
    <w:rsid w:val="00554D52"/>
    <w:rsid w:val="00556D62"/>
    <w:rsid w:val="00556E86"/>
    <w:rsid w:val="0055718E"/>
    <w:rsid w:val="005600F5"/>
    <w:rsid w:val="00561F4C"/>
    <w:rsid w:val="00563267"/>
    <w:rsid w:val="00563365"/>
    <w:rsid w:val="00563CB5"/>
    <w:rsid w:val="00563D05"/>
    <w:rsid w:val="00564765"/>
    <w:rsid w:val="00564B26"/>
    <w:rsid w:val="00565093"/>
    <w:rsid w:val="0056544E"/>
    <w:rsid w:val="00565676"/>
    <w:rsid w:val="00565BE7"/>
    <w:rsid w:val="00565F20"/>
    <w:rsid w:val="005669BC"/>
    <w:rsid w:val="0057055B"/>
    <w:rsid w:val="00570AE4"/>
    <w:rsid w:val="0057102E"/>
    <w:rsid w:val="005715BA"/>
    <w:rsid w:val="005731C1"/>
    <w:rsid w:val="005738EF"/>
    <w:rsid w:val="00573B9B"/>
    <w:rsid w:val="00573BCB"/>
    <w:rsid w:val="00573F55"/>
    <w:rsid w:val="00575FD1"/>
    <w:rsid w:val="00576B7A"/>
    <w:rsid w:val="00576E7F"/>
    <w:rsid w:val="005770D7"/>
    <w:rsid w:val="00577A7F"/>
    <w:rsid w:val="005800C4"/>
    <w:rsid w:val="0058119A"/>
    <w:rsid w:val="0058202B"/>
    <w:rsid w:val="00582078"/>
    <w:rsid w:val="00582598"/>
    <w:rsid w:val="00583112"/>
    <w:rsid w:val="005840FD"/>
    <w:rsid w:val="00584E0A"/>
    <w:rsid w:val="00584F77"/>
    <w:rsid w:val="00585215"/>
    <w:rsid w:val="00585221"/>
    <w:rsid w:val="00585E5C"/>
    <w:rsid w:val="00586016"/>
    <w:rsid w:val="00586B44"/>
    <w:rsid w:val="00587F61"/>
    <w:rsid w:val="005912EC"/>
    <w:rsid w:val="00591785"/>
    <w:rsid w:val="00593EEF"/>
    <w:rsid w:val="00594782"/>
    <w:rsid w:val="00594E55"/>
    <w:rsid w:val="00595048"/>
    <w:rsid w:val="00595DCF"/>
    <w:rsid w:val="00596D4F"/>
    <w:rsid w:val="00597430"/>
    <w:rsid w:val="005A066F"/>
    <w:rsid w:val="005A0BFE"/>
    <w:rsid w:val="005A11C6"/>
    <w:rsid w:val="005A12CB"/>
    <w:rsid w:val="005A25D3"/>
    <w:rsid w:val="005A2627"/>
    <w:rsid w:val="005A51DA"/>
    <w:rsid w:val="005A591E"/>
    <w:rsid w:val="005A5E4E"/>
    <w:rsid w:val="005A6693"/>
    <w:rsid w:val="005A70B9"/>
    <w:rsid w:val="005A7555"/>
    <w:rsid w:val="005B1098"/>
    <w:rsid w:val="005B1FA5"/>
    <w:rsid w:val="005B25EF"/>
    <w:rsid w:val="005B34D8"/>
    <w:rsid w:val="005B3B4B"/>
    <w:rsid w:val="005B4C75"/>
    <w:rsid w:val="005B583A"/>
    <w:rsid w:val="005B6FF5"/>
    <w:rsid w:val="005B7710"/>
    <w:rsid w:val="005B7977"/>
    <w:rsid w:val="005B7A8B"/>
    <w:rsid w:val="005C0833"/>
    <w:rsid w:val="005C09FC"/>
    <w:rsid w:val="005C1503"/>
    <w:rsid w:val="005C2770"/>
    <w:rsid w:val="005C2B68"/>
    <w:rsid w:val="005C30E5"/>
    <w:rsid w:val="005C4139"/>
    <w:rsid w:val="005D2B88"/>
    <w:rsid w:val="005D302B"/>
    <w:rsid w:val="005D30A8"/>
    <w:rsid w:val="005D314F"/>
    <w:rsid w:val="005D46BE"/>
    <w:rsid w:val="005D4A7B"/>
    <w:rsid w:val="005D53DC"/>
    <w:rsid w:val="005D572E"/>
    <w:rsid w:val="005D641B"/>
    <w:rsid w:val="005D6695"/>
    <w:rsid w:val="005E008E"/>
    <w:rsid w:val="005E0D25"/>
    <w:rsid w:val="005E1443"/>
    <w:rsid w:val="005E1468"/>
    <w:rsid w:val="005E2A41"/>
    <w:rsid w:val="005E316F"/>
    <w:rsid w:val="005E547D"/>
    <w:rsid w:val="005E6A64"/>
    <w:rsid w:val="005E75B4"/>
    <w:rsid w:val="005E7839"/>
    <w:rsid w:val="005E7E17"/>
    <w:rsid w:val="005F0F36"/>
    <w:rsid w:val="005F1C06"/>
    <w:rsid w:val="005F37E2"/>
    <w:rsid w:val="005F3B62"/>
    <w:rsid w:val="005F3DAB"/>
    <w:rsid w:val="005F3F8D"/>
    <w:rsid w:val="005F4B22"/>
    <w:rsid w:val="005F4B4B"/>
    <w:rsid w:val="005F5579"/>
    <w:rsid w:val="005F5BC1"/>
    <w:rsid w:val="005F6053"/>
    <w:rsid w:val="005F632D"/>
    <w:rsid w:val="005F6758"/>
    <w:rsid w:val="005F6DD2"/>
    <w:rsid w:val="005F740E"/>
    <w:rsid w:val="005F7503"/>
    <w:rsid w:val="005F7553"/>
    <w:rsid w:val="00600197"/>
    <w:rsid w:val="00600D96"/>
    <w:rsid w:val="00601EDF"/>
    <w:rsid w:val="00602164"/>
    <w:rsid w:val="00602888"/>
    <w:rsid w:val="006031C7"/>
    <w:rsid w:val="006048FA"/>
    <w:rsid w:val="00604F18"/>
    <w:rsid w:val="006050BE"/>
    <w:rsid w:val="00605103"/>
    <w:rsid w:val="00607D6F"/>
    <w:rsid w:val="0061092E"/>
    <w:rsid w:val="006116F6"/>
    <w:rsid w:val="00611BA3"/>
    <w:rsid w:val="0061215E"/>
    <w:rsid w:val="006132C3"/>
    <w:rsid w:val="00613C79"/>
    <w:rsid w:val="006142DE"/>
    <w:rsid w:val="00614471"/>
    <w:rsid w:val="006156EA"/>
    <w:rsid w:val="006157F5"/>
    <w:rsid w:val="00615B12"/>
    <w:rsid w:val="00615D00"/>
    <w:rsid w:val="00617138"/>
    <w:rsid w:val="006173BE"/>
    <w:rsid w:val="00617ECE"/>
    <w:rsid w:val="00620708"/>
    <w:rsid w:val="006210F1"/>
    <w:rsid w:val="006216D3"/>
    <w:rsid w:val="00621794"/>
    <w:rsid w:val="00621A56"/>
    <w:rsid w:val="00622CA1"/>
    <w:rsid w:val="0062430D"/>
    <w:rsid w:val="006243BF"/>
    <w:rsid w:val="006245FA"/>
    <w:rsid w:val="00624769"/>
    <w:rsid w:val="006253EB"/>
    <w:rsid w:val="006278E2"/>
    <w:rsid w:val="006309D9"/>
    <w:rsid w:val="006321C6"/>
    <w:rsid w:val="00632208"/>
    <w:rsid w:val="0063271F"/>
    <w:rsid w:val="00633F08"/>
    <w:rsid w:val="00633FAD"/>
    <w:rsid w:val="0063699B"/>
    <w:rsid w:val="0064013F"/>
    <w:rsid w:val="0064017B"/>
    <w:rsid w:val="006411C1"/>
    <w:rsid w:val="006413C9"/>
    <w:rsid w:val="00642BA9"/>
    <w:rsid w:val="00642BF4"/>
    <w:rsid w:val="0064306D"/>
    <w:rsid w:val="00643454"/>
    <w:rsid w:val="0064350F"/>
    <w:rsid w:val="00643F77"/>
    <w:rsid w:val="00644316"/>
    <w:rsid w:val="006444B8"/>
    <w:rsid w:val="00645405"/>
    <w:rsid w:val="006461FC"/>
    <w:rsid w:val="00650283"/>
    <w:rsid w:val="00650ABC"/>
    <w:rsid w:val="006521A6"/>
    <w:rsid w:val="00652547"/>
    <w:rsid w:val="0065474F"/>
    <w:rsid w:val="00654DE9"/>
    <w:rsid w:val="00655F7C"/>
    <w:rsid w:val="0065631D"/>
    <w:rsid w:val="00656DF6"/>
    <w:rsid w:val="00657223"/>
    <w:rsid w:val="006573B1"/>
    <w:rsid w:val="0066126F"/>
    <w:rsid w:val="00661AA4"/>
    <w:rsid w:val="00661B25"/>
    <w:rsid w:val="00662A26"/>
    <w:rsid w:val="00662C9F"/>
    <w:rsid w:val="0066457F"/>
    <w:rsid w:val="00664621"/>
    <w:rsid w:val="0066555B"/>
    <w:rsid w:val="0066712A"/>
    <w:rsid w:val="00670D2C"/>
    <w:rsid w:val="00671820"/>
    <w:rsid w:val="0067185F"/>
    <w:rsid w:val="00671CD6"/>
    <w:rsid w:val="00671EDA"/>
    <w:rsid w:val="00672445"/>
    <w:rsid w:val="00673B42"/>
    <w:rsid w:val="00673B69"/>
    <w:rsid w:val="00673C64"/>
    <w:rsid w:val="00674442"/>
    <w:rsid w:val="00675061"/>
    <w:rsid w:val="0067537A"/>
    <w:rsid w:val="006761B9"/>
    <w:rsid w:val="0067645F"/>
    <w:rsid w:val="006766AC"/>
    <w:rsid w:val="00676819"/>
    <w:rsid w:val="00677289"/>
    <w:rsid w:val="0068026F"/>
    <w:rsid w:val="00683632"/>
    <w:rsid w:val="00684DA5"/>
    <w:rsid w:val="0068642D"/>
    <w:rsid w:val="00686AF9"/>
    <w:rsid w:val="00686BCC"/>
    <w:rsid w:val="00687247"/>
    <w:rsid w:val="00687E91"/>
    <w:rsid w:val="0069334D"/>
    <w:rsid w:val="0069438D"/>
    <w:rsid w:val="00695274"/>
    <w:rsid w:val="00696400"/>
    <w:rsid w:val="0069675F"/>
    <w:rsid w:val="006A0DF4"/>
    <w:rsid w:val="006A1562"/>
    <w:rsid w:val="006A168F"/>
    <w:rsid w:val="006A1EF2"/>
    <w:rsid w:val="006A2B5E"/>
    <w:rsid w:val="006A34EF"/>
    <w:rsid w:val="006A447F"/>
    <w:rsid w:val="006A5001"/>
    <w:rsid w:val="006A52CC"/>
    <w:rsid w:val="006A6CE2"/>
    <w:rsid w:val="006A748F"/>
    <w:rsid w:val="006B0617"/>
    <w:rsid w:val="006B1197"/>
    <w:rsid w:val="006B1BC4"/>
    <w:rsid w:val="006B1DC8"/>
    <w:rsid w:val="006B403B"/>
    <w:rsid w:val="006B4E88"/>
    <w:rsid w:val="006B5738"/>
    <w:rsid w:val="006B5DDB"/>
    <w:rsid w:val="006B7222"/>
    <w:rsid w:val="006B7B0A"/>
    <w:rsid w:val="006B7B60"/>
    <w:rsid w:val="006C0105"/>
    <w:rsid w:val="006C017F"/>
    <w:rsid w:val="006C02DF"/>
    <w:rsid w:val="006C1E54"/>
    <w:rsid w:val="006C22B5"/>
    <w:rsid w:val="006C2350"/>
    <w:rsid w:val="006C24B9"/>
    <w:rsid w:val="006C24E7"/>
    <w:rsid w:val="006C2909"/>
    <w:rsid w:val="006C30E5"/>
    <w:rsid w:val="006C41D9"/>
    <w:rsid w:val="006C43DB"/>
    <w:rsid w:val="006C4A2B"/>
    <w:rsid w:val="006C53A7"/>
    <w:rsid w:val="006C6BDA"/>
    <w:rsid w:val="006C6F42"/>
    <w:rsid w:val="006C7011"/>
    <w:rsid w:val="006C734E"/>
    <w:rsid w:val="006C798F"/>
    <w:rsid w:val="006C7C21"/>
    <w:rsid w:val="006D09CA"/>
    <w:rsid w:val="006D153C"/>
    <w:rsid w:val="006D20A7"/>
    <w:rsid w:val="006D2CA9"/>
    <w:rsid w:val="006D4F14"/>
    <w:rsid w:val="006D50F4"/>
    <w:rsid w:val="006D5F34"/>
    <w:rsid w:val="006D6BFF"/>
    <w:rsid w:val="006D7239"/>
    <w:rsid w:val="006D7690"/>
    <w:rsid w:val="006D7923"/>
    <w:rsid w:val="006E04E8"/>
    <w:rsid w:val="006E1B4E"/>
    <w:rsid w:val="006E2D03"/>
    <w:rsid w:val="006E2E1E"/>
    <w:rsid w:val="006E3FF9"/>
    <w:rsid w:val="006E4091"/>
    <w:rsid w:val="006E6742"/>
    <w:rsid w:val="006E7AC2"/>
    <w:rsid w:val="006E7CA8"/>
    <w:rsid w:val="006F0052"/>
    <w:rsid w:val="006F03E4"/>
    <w:rsid w:val="006F183F"/>
    <w:rsid w:val="006F1FD9"/>
    <w:rsid w:val="006F20A0"/>
    <w:rsid w:val="006F338F"/>
    <w:rsid w:val="006F3DAC"/>
    <w:rsid w:val="006F3FFA"/>
    <w:rsid w:val="006F519A"/>
    <w:rsid w:val="006F56D2"/>
    <w:rsid w:val="006F5B27"/>
    <w:rsid w:val="006F5B3C"/>
    <w:rsid w:val="006F66C3"/>
    <w:rsid w:val="006F677C"/>
    <w:rsid w:val="006F7937"/>
    <w:rsid w:val="00700581"/>
    <w:rsid w:val="007009DB"/>
    <w:rsid w:val="007034E2"/>
    <w:rsid w:val="007037B7"/>
    <w:rsid w:val="00704641"/>
    <w:rsid w:val="007047DD"/>
    <w:rsid w:val="007049C7"/>
    <w:rsid w:val="007055BD"/>
    <w:rsid w:val="007059CC"/>
    <w:rsid w:val="00705F44"/>
    <w:rsid w:val="0071061B"/>
    <w:rsid w:val="00710BC7"/>
    <w:rsid w:val="00711363"/>
    <w:rsid w:val="00712B1B"/>
    <w:rsid w:val="007134C4"/>
    <w:rsid w:val="00714DE2"/>
    <w:rsid w:val="007177B1"/>
    <w:rsid w:val="007178A1"/>
    <w:rsid w:val="00717F1E"/>
    <w:rsid w:val="00720366"/>
    <w:rsid w:val="0072062E"/>
    <w:rsid w:val="00721403"/>
    <w:rsid w:val="00722785"/>
    <w:rsid w:val="0072334B"/>
    <w:rsid w:val="00723A02"/>
    <w:rsid w:val="00724F87"/>
    <w:rsid w:val="00725302"/>
    <w:rsid w:val="007260B7"/>
    <w:rsid w:val="007275CB"/>
    <w:rsid w:val="00727A2A"/>
    <w:rsid w:val="007309E2"/>
    <w:rsid w:val="00730C7D"/>
    <w:rsid w:val="00730F5F"/>
    <w:rsid w:val="0073144E"/>
    <w:rsid w:val="00731969"/>
    <w:rsid w:val="00732334"/>
    <w:rsid w:val="00732BE5"/>
    <w:rsid w:val="00733FA9"/>
    <w:rsid w:val="007343D9"/>
    <w:rsid w:val="00734BC7"/>
    <w:rsid w:val="0073664C"/>
    <w:rsid w:val="0073731F"/>
    <w:rsid w:val="007376C9"/>
    <w:rsid w:val="007404C1"/>
    <w:rsid w:val="00742B4B"/>
    <w:rsid w:val="0074309D"/>
    <w:rsid w:val="00744347"/>
    <w:rsid w:val="00746256"/>
    <w:rsid w:val="0074735A"/>
    <w:rsid w:val="007476B5"/>
    <w:rsid w:val="007500D0"/>
    <w:rsid w:val="007507B4"/>
    <w:rsid w:val="00751C87"/>
    <w:rsid w:val="00752F82"/>
    <w:rsid w:val="00753BF2"/>
    <w:rsid w:val="00754A3B"/>
    <w:rsid w:val="00754D1A"/>
    <w:rsid w:val="00755A2A"/>
    <w:rsid w:val="0075698C"/>
    <w:rsid w:val="0075698D"/>
    <w:rsid w:val="00757CCC"/>
    <w:rsid w:val="00757EEB"/>
    <w:rsid w:val="00760711"/>
    <w:rsid w:val="00760BCE"/>
    <w:rsid w:val="00760D11"/>
    <w:rsid w:val="0076225F"/>
    <w:rsid w:val="007625F7"/>
    <w:rsid w:val="00762940"/>
    <w:rsid w:val="007630AD"/>
    <w:rsid w:val="007641B8"/>
    <w:rsid w:val="007653C6"/>
    <w:rsid w:val="00765701"/>
    <w:rsid w:val="00770046"/>
    <w:rsid w:val="00770147"/>
    <w:rsid w:val="00771BEA"/>
    <w:rsid w:val="00771E84"/>
    <w:rsid w:val="007720E5"/>
    <w:rsid w:val="007725F5"/>
    <w:rsid w:val="007732C8"/>
    <w:rsid w:val="00773354"/>
    <w:rsid w:val="00773E6F"/>
    <w:rsid w:val="007743DD"/>
    <w:rsid w:val="00774BAA"/>
    <w:rsid w:val="00775A96"/>
    <w:rsid w:val="0078039C"/>
    <w:rsid w:val="00780C39"/>
    <w:rsid w:val="007813BC"/>
    <w:rsid w:val="007813FC"/>
    <w:rsid w:val="007848D1"/>
    <w:rsid w:val="00784DC1"/>
    <w:rsid w:val="0078724A"/>
    <w:rsid w:val="00787C5E"/>
    <w:rsid w:val="0079011E"/>
    <w:rsid w:val="007905B3"/>
    <w:rsid w:val="0079063E"/>
    <w:rsid w:val="007908A0"/>
    <w:rsid w:val="00790C29"/>
    <w:rsid w:val="00791B68"/>
    <w:rsid w:val="00791C28"/>
    <w:rsid w:val="00792B72"/>
    <w:rsid w:val="00793A80"/>
    <w:rsid w:val="00793EC9"/>
    <w:rsid w:val="007945F0"/>
    <w:rsid w:val="007946AD"/>
    <w:rsid w:val="00794EF2"/>
    <w:rsid w:val="00795839"/>
    <w:rsid w:val="00796DA6"/>
    <w:rsid w:val="007977CF"/>
    <w:rsid w:val="00797CCF"/>
    <w:rsid w:val="00797CFE"/>
    <w:rsid w:val="007A1485"/>
    <w:rsid w:val="007A14F5"/>
    <w:rsid w:val="007A4D4C"/>
    <w:rsid w:val="007A557D"/>
    <w:rsid w:val="007A5BCD"/>
    <w:rsid w:val="007A75C2"/>
    <w:rsid w:val="007B0448"/>
    <w:rsid w:val="007B09D5"/>
    <w:rsid w:val="007B0E99"/>
    <w:rsid w:val="007B1641"/>
    <w:rsid w:val="007B1B03"/>
    <w:rsid w:val="007B1FB8"/>
    <w:rsid w:val="007B27A6"/>
    <w:rsid w:val="007B2C41"/>
    <w:rsid w:val="007B49D4"/>
    <w:rsid w:val="007B5857"/>
    <w:rsid w:val="007B588C"/>
    <w:rsid w:val="007B5C3E"/>
    <w:rsid w:val="007B6154"/>
    <w:rsid w:val="007B7AF9"/>
    <w:rsid w:val="007BA925"/>
    <w:rsid w:val="007C03C5"/>
    <w:rsid w:val="007C0A4E"/>
    <w:rsid w:val="007C1066"/>
    <w:rsid w:val="007C11EA"/>
    <w:rsid w:val="007C1E68"/>
    <w:rsid w:val="007C3BC9"/>
    <w:rsid w:val="007C3E98"/>
    <w:rsid w:val="007C4027"/>
    <w:rsid w:val="007C4497"/>
    <w:rsid w:val="007C53B1"/>
    <w:rsid w:val="007C6B6A"/>
    <w:rsid w:val="007C7755"/>
    <w:rsid w:val="007C79A4"/>
    <w:rsid w:val="007C7D99"/>
    <w:rsid w:val="007C7DC8"/>
    <w:rsid w:val="007D00E1"/>
    <w:rsid w:val="007D0488"/>
    <w:rsid w:val="007D0B2F"/>
    <w:rsid w:val="007D0BC3"/>
    <w:rsid w:val="007D0C20"/>
    <w:rsid w:val="007D0D6F"/>
    <w:rsid w:val="007D1181"/>
    <w:rsid w:val="007D1AEE"/>
    <w:rsid w:val="007D203D"/>
    <w:rsid w:val="007D25FF"/>
    <w:rsid w:val="007D2880"/>
    <w:rsid w:val="007D313B"/>
    <w:rsid w:val="007D3430"/>
    <w:rsid w:val="007D43B2"/>
    <w:rsid w:val="007D4F21"/>
    <w:rsid w:val="007D6136"/>
    <w:rsid w:val="007D678E"/>
    <w:rsid w:val="007D6983"/>
    <w:rsid w:val="007D7273"/>
    <w:rsid w:val="007D7E5F"/>
    <w:rsid w:val="007E0981"/>
    <w:rsid w:val="007E1702"/>
    <w:rsid w:val="007E1DD3"/>
    <w:rsid w:val="007E1FDC"/>
    <w:rsid w:val="007E202E"/>
    <w:rsid w:val="007E230C"/>
    <w:rsid w:val="007E2FEA"/>
    <w:rsid w:val="007E516A"/>
    <w:rsid w:val="007E53FE"/>
    <w:rsid w:val="007E55F2"/>
    <w:rsid w:val="007E5D3D"/>
    <w:rsid w:val="007E6C91"/>
    <w:rsid w:val="007E6DE5"/>
    <w:rsid w:val="007E70A9"/>
    <w:rsid w:val="007E717A"/>
    <w:rsid w:val="007E72E9"/>
    <w:rsid w:val="007E7643"/>
    <w:rsid w:val="007F07BB"/>
    <w:rsid w:val="007F0BB0"/>
    <w:rsid w:val="007F30CA"/>
    <w:rsid w:val="007F3931"/>
    <w:rsid w:val="007F3AC5"/>
    <w:rsid w:val="007F3CDC"/>
    <w:rsid w:val="007F55AF"/>
    <w:rsid w:val="007F5B0D"/>
    <w:rsid w:val="007F632E"/>
    <w:rsid w:val="007F63B2"/>
    <w:rsid w:val="007F6ABC"/>
    <w:rsid w:val="007F7934"/>
    <w:rsid w:val="007F7CAC"/>
    <w:rsid w:val="008009A6"/>
    <w:rsid w:val="0080199C"/>
    <w:rsid w:val="0080256E"/>
    <w:rsid w:val="00802B8F"/>
    <w:rsid w:val="008032FE"/>
    <w:rsid w:val="00803CE2"/>
    <w:rsid w:val="00803E1E"/>
    <w:rsid w:val="008042F2"/>
    <w:rsid w:val="008049AA"/>
    <w:rsid w:val="0080540F"/>
    <w:rsid w:val="008055AD"/>
    <w:rsid w:val="00805B3B"/>
    <w:rsid w:val="008062AC"/>
    <w:rsid w:val="00806387"/>
    <w:rsid w:val="00807D17"/>
    <w:rsid w:val="0081028D"/>
    <w:rsid w:val="00812FA6"/>
    <w:rsid w:val="00814D61"/>
    <w:rsid w:val="00815D26"/>
    <w:rsid w:val="00817AE0"/>
    <w:rsid w:val="00821B07"/>
    <w:rsid w:val="00823519"/>
    <w:rsid w:val="008239A9"/>
    <w:rsid w:val="008239F7"/>
    <w:rsid w:val="00824D17"/>
    <w:rsid w:val="00826B73"/>
    <w:rsid w:val="0083076D"/>
    <w:rsid w:val="00830A73"/>
    <w:rsid w:val="00830ED3"/>
    <w:rsid w:val="008315C4"/>
    <w:rsid w:val="00831973"/>
    <w:rsid w:val="0083249B"/>
    <w:rsid w:val="00832682"/>
    <w:rsid w:val="008337EB"/>
    <w:rsid w:val="008339DC"/>
    <w:rsid w:val="008339F5"/>
    <w:rsid w:val="008341EB"/>
    <w:rsid w:val="008345A9"/>
    <w:rsid w:val="0083462E"/>
    <w:rsid w:val="0083494C"/>
    <w:rsid w:val="00835340"/>
    <w:rsid w:val="008354C1"/>
    <w:rsid w:val="008356DE"/>
    <w:rsid w:val="008370A3"/>
    <w:rsid w:val="00840CD6"/>
    <w:rsid w:val="008424D2"/>
    <w:rsid w:val="008424EB"/>
    <w:rsid w:val="00842649"/>
    <w:rsid w:val="00843EA0"/>
    <w:rsid w:val="00845B5A"/>
    <w:rsid w:val="00845B6A"/>
    <w:rsid w:val="0084666F"/>
    <w:rsid w:val="00850B93"/>
    <w:rsid w:val="00851770"/>
    <w:rsid w:val="00851FD6"/>
    <w:rsid w:val="008529C9"/>
    <w:rsid w:val="0085431A"/>
    <w:rsid w:val="008554F3"/>
    <w:rsid w:val="00856475"/>
    <w:rsid w:val="0085670A"/>
    <w:rsid w:val="00856738"/>
    <w:rsid w:val="0085689B"/>
    <w:rsid w:val="008573E1"/>
    <w:rsid w:val="00860BDB"/>
    <w:rsid w:val="008617D2"/>
    <w:rsid w:val="00863AE5"/>
    <w:rsid w:val="00864A06"/>
    <w:rsid w:val="00866459"/>
    <w:rsid w:val="00867346"/>
    <w:rsid w:val="008673C0"/>
    <w:rsid w:val="00867CEF"/>
    <w:rsid w:val="00870EA7"/>
    <w:rsid w:val="008712AE"/>
    <w:rsid w:val="008717DC"/>
    <w:rsid w:val="00871E36"/>
    <w:rsid w:val="008723C1"/>
    <w:rsid w:val="00873E8F"/>
    <w:rsid w:val="008750B5"/>
    <w:rsid w:val="00875A76"/>
    <w:rsid w:val="00875ABB"/>
    <w:rsid w:val="00876461"/>
    <w:rsid w:val="008800EB"/>
    <w:rsid w:val="008806DF"/>
    <w:rsid w:val="00881065"/>
    <w:rsid w:val="00882251"/>
    <w:rsid w:val="008822D4"/>
    <w:rsid w:val="0088277A"/>
    <w:rsid w:val="00883774"/>
    <w:rsid w:val="00883D72"/>
    <w:rsid w:val="00884694"/>
    <w:rsid w:val="00886E9A"/>
    <w:rsid w:val="008902A9"/>
    <w:rsid w:val="00891103"/>
    <w:rsid w:val="008918D7"/>
    <w:rsid w:val="00891BFD"/>
    <w:rsid w:val="0089343D"/>
    <w:rsid w:val="008938CA"/>
    <w:rsid w:val="00893F94"/>
    <w:rsid w:val="00894210"/>
    <w:rsid w:val="0089427F"/>
    <w:rsid w:val="00894BA3"/>
    <w:rsid w:val="008969FA"/>
    <w:rsid w:val="00897318"/>
    <w:rsid w:val="0089779C"/>
    <w:rsid w:val="008A0342"/>
    <w:rsid w:val="008A12F0"/>
    <w:rsid w:val="008A2862"/>
    <w:rsid w:val="008A3402"/>
    <w:rsid w:val="008A3455"/>
    <w:rsid w:val="008A380A"/>
    <w:rsid w:val="008A4C98"/>
    <w:rsid w:val="008A4D64"/>
    <w:rsid w:val="008A5C8C"/>
    <w:rsid w:val="008A673B"/>
    <w:rsid w:val="008A7167"/>
    <w:rsid w:val="008A7BFB"/>
    <w:rsid w:val="008B1575"/>
    <w:rsid w:val="008B1F08"/>
    <w:rsid w:val="008B2205"/>
    <w:rsid w:val="008B2366"/>
    <w:rsid w:val="008B2CEB"/>
    <w:rsid w:val="008B3D63"/>
    <w:rsid w:val="008B43D7"/>
    <w:rsid w:val="008B4E09"/>
    <w:rsid w:val="008B4E4C"/>
    <w:rsid w:val="008B5EE3"/>
    <w:rsid w:val="008B5FC5"/>
    <w:rsid w:val="008B6298"/>
    <w:rsid w:val="008B62F1"/>
    <w:rsid w:val="008B7013"/>
    <w:rsid w:val="008B7027"/>
    <w:rsid w:val="008B70CA"/>
    <w:rsid w:val="008B7EBC"/>
    <w:rsid w:val="008C1428"/>
    <w:rsid w:val="008C1C85"/>
    <w:rsid w:val="008C3B54"/>
    <w:rsid w:val="008C5320"/>
    <w:rsid w:val="008C5547"/>
    <w:rsid w:val="008C6F76"/>
    <w:rsid w:val="008C737C"/>
    <w:rsid w:val="008C7E17"/>
    <w:rsid w:val="008D0C84"/>
    <w:rsid w:val="008D26F7"/>
    <w:rsid w:val="008D289E"/>
    <w:rsid w:val="008D307C"/>
    <w:rsid w:val="008D348E"/>
    <w:rsid w:val="008D432C"/>
    <w:rsid w:val="008D47BF"/>
    <w:rsid w:val="008D6D40"/>
    <w:rsid w:val="008D7ABD"/>
    <w:rsid w:val="008E0589"/>
    <w:rsid w:val="008E0F4B"/>
    <w:rsid w:val="008E1602"/>
    <w:rsid w:val="008E1886"/>
    <w:rsid w:val="008E1F6F"/>
    <w:rsid w:val="008E2433"/>
    <w:rsid w:val="008E2CAD"/>
    <w:rsid w:val="008E2D56"/>
    <w:rsid w:val="008E323D"/>
    <w:rsid w:val="008E3A41"/>
    <w:rsid w:val="008E4D13"/>
    <w:rsid w:val="008E58C4"/>
    <w:rsid w:val="008E5EDC"/>
    <w:rsid w:val="008E6B73"/>
    <w:rsid w:val="008E7EC7"/>
    <w:rsid w:val="008F0C0E"/>
    <w:rsid w:val="008F1814"/>
    <w:rsid w:val="008F1DE8"/>
    <w:rsid w:val="008F3CBD"/>
    <w:rsid w:val="008F3E6A"/>
    <w:rsid w:val="008F42C1"/>
    <w:rsid w:val="008F47BA"/>
    <w:rsid w:val="008F4AA2"/>
    <w:rsid w:val="008F50FD"/>
    <w:rsid w:val="008F566A"/>
    <w:rsid w:val="008F75B9"/>
    <w:rsid w:val="00901914"/>
    <w:rsid w:val="0090280B"/>
    <w:rsid w:val="009028FC"/>
    <w:rsid w:val="00902F84"/>
    <w:rsid w:val="00906564"/>
    <w:rsid w:val="009078B1"/>
    <w:rsid w:val="00910C00"/>
    <w:rsid w:val="00910DA0"/>
    <w:rsid w:val="009121D6"/>
    <w:rsid w:val="00912AFE"/>
    <w:rsid w:val="00914C31"/>
    <w:rsid w:val="0091527C"/>
    <w:rsid w:val="00915FDE"/>
    <w:rsid w:val="00917890"/>
    <w:rsid w:val="009204FC"/>
    <w:rsid w:val="009213D3"/>
    <w:rsid w:val="00921DD1"/>
    <w:rsid w:val="009243B8"/>
    <w:rsid w:val="00924DD6"/>
    <w:rsid w:val="00925224"/>
    <w:rsid w:val="009258E8"/>
    <w:rsid w:val="009267DC"/>
    <w:rsid w:val="00926DF6"/>
    <w:rsid w:val="00926F89"/>
    <w:rsid w:val="0092712A"/>
    <w:rsid w:val="00930555"/>
    <w:rsid w:val="00930717"/>
    <w:rsid w:val="00930A87"/>
    <w:rsid w:val="00930D77"/>
    <w:rsid w:val="00931793"/>
    <w:rsid w:val="00933288"/>
    <w:rsid w:val="00933507"/>
    <w:rsid w:val="00934A13"/>
    <w:rsid w:val="00936492"/>
    <w:rsid w:val="00937265"/>
    <w:rsid w:val="00937689"/>
    <w:rsid w:val="00937ED8"/>
    <w:rsid w:val="0094052F"/>
    <w:rsid w:val="00941045"/>
    <w:rsid w:val="00942E02"/>
    <w:rsid w:val="009447C3"/>
    <w:rsid w:val="00944A53"/>
    <w:rsid w:val="00945ED9"/>
    <w:rsid w:val="0094658C"/>
    <w:rsid w:val="009467B4"/>
    <w:rsid w:val="00947547"/>
    <w:rsid w:val="009476F0"/>
    <w:rsid w:val="00947CEF"/>
    <w:rsid w:val="00950862"/>
    <w:rsid w:val="00950B4A"/>
    <w:rsid w:val="00950E0D"/>
    <w:rsid w:val="009511E6"/>
    <w:rsid w:val="00951D18"/>
    <w:rsid w:val="00951E03"/>
    <w:rsid w:val="00951FA1"/>
    <w:rsid w:val="00952F96"/>
    <w:rsid w:val="009539DE"/>
    <w:rsid w:val="00953B26"/>
    <w:rsid w:val="00953E09"/>
    <w:rsid w:val="00954547"/>
    <w:rsid w:val="009550DE"/>
    <w:rsid w:val="0095514D"/>
    <w:rsid w:val="00955543"/>
    <w:rsid w:val="009572FE"/>
    <w:rsid w:val="00957FD3"/>
    <w:rsid w:val="00961427"/>
    <w:rsid w:val="00961F77"/>
    <w:rsid w:val="009627A8"/>
    <w:rsid w:val="00962C65"/>
    <w:rsid w:val="00963841"/>
    <w:rsid w:val="00964DA2"/>
    <w:rsid w:val="00964E91"/>
    <w:rsid w:val="00966669"/>
    <w:rsid w:val="0096751C"/>
    <w:rsid w:val="00970027"/>
    <w:rsid w:val="0097056B"/>
    <w:rsid w:val="009709A3"/>
    <w:rsid w:val="00972FDD"/>
    <w:rsid w:val="00974346"/>
    <w:rsid w:val="0097588A"/>
    <w:rsid w:val="0097648C"/>
    <w:rsid w:val="0097798E"/>
    <w:rsid w:val="00977BF4"/>
    <w:rsid w:val="00977CC9"/>
    <w:rsid w:val="0098018D"/>
    <w:rsid w:val="00980854"/>
    <w:rsid w:val="009809E8"/>
    <w:rsid w:val="00980BA6"/>
    <w:rsid w:val="00981CBD"/>
    <w:rsid w:val="009822EB"/>
    <w:rsid w:val="00982E8E"/>
    <w:rsid w:val="00982ED2"/>
    <w:rsid w:val="009830CB"/>
    <w:rsid w:val="00983632"/>
    <w:rsid w:val="0098382D"/>
    <w:rsid w:val="009843DA"/>
    <w:rsid w:val="00984627"/>
    <w:rsid w:val="00990113"/>
    <w:rsid w:val="00990208"/>
    <w:rsid w:val="009903ED"/>
    <w:rsid w:val="009904F9"/>
    <w:rsid w:val="0099065F"/>
    <w:rsid w:val="009909DB"/>
    <w:rsid w:val="00990C6B"/>
    <w:rsid w:val="00990DFB"/>
    <w:rsid w:val="00991464"/>
    <w:rsid w:val="0099165D"/>
    <w:rsid w:val="00993871"/>
    <w:rsid w:val="00995240"/>
    <w:rsid w:val="00997126"/>
    <w:rsid w:val="00997669"/>
    <w:rsid w:val="0099776D"/>
    <w:rsid w:val="00997866"/>
    <w:rsid w:val="009A05D8"/>
    <w:rsid w:val="009A0606"/>
    <w:rsid w:val="009A0ED7"/>
    <w:rsid w:val="009A1140"/>
    <w:rsid w:val="009A125C"/>
    <w:rsid w:val="009A17B5"/>
    <w:rsid w:val="009A2CB6"/>
    <w:rsid w:val="009A3059"/>
    <w:rsid w:val="009A34D3"/>
    <w:rsid w:val="009A3F28"/>
    <w:rsid w:val="009A48F0"/>
    <w:rsid w:val="009A4D5A"/>
    <w:rsid w:val="009A4DC0"/>
    <w:rsid w:val="009A4F6F"/>
    <w:rsid w:val="009A5ECB"/>
    <w:rsid w:val="009A66B4"/>
    <w:rsid w:val="009A674E"/>
    <w:rsid w:val="009A7FB2"/>
    <w:rsid w:val="009B154A"/>
    <w:rsid w:val="009B3299"/>
    <w:rsid w:val="009B3BE3"/>
    <w:rsid w:val="009B634E"/>
    <w:rsid w:val="009B6F8C"/>
    <w:rsid w:val="009B7EF3"/>
    <w:rsid w:val="009C0436"/>
    <w:rsid w:val="009C1568"/>
    <w:rsid w:val="009C2421"/>
    <w:rsid w:val="009C26F5"/>
    <w:rsid w:val="009C2B03"/>
    <w:rsid w:val="009C3671"/>
    <w:rsid w:val="009C3AA1"/>
    <w:rsid w:val="009C4060"/>
    <w:rsid w:val="009C45CA"/>
    <w:rsid w:val="009C5059"/>
    <w:rsid w:val="009C5101"/>
    <w:rsid w:val="009C5A1E"/>
    <w:rsid w:val="009C62D2"/>
    <w:rsid w:val="009C7DB4"/>
    <w:rsid w:val="009D2323"/>
    <w:rsid w:val="009D23D7"/>
    <w:rsid w:val="009D25A5"/>
    <w:rsid w:val="009D3561"/>
    <w:rsid w:val="009D4D7D"/>
    <w:rsid w:val="009D5B66"/>
    <w:rsid w:val="009D5C46"/>
    <w:rsid w:val="009D6F23"/>
    <w:rsid w:val="009D7E1A"/>
    <w:rsid w:val="009E0BDF"/>
    <w:rsid w:val="009E136C"/>
    <w:rsid w:val="009E26DA"/>
    <w:rsid w:val="009E27CA"/>
    <w:rsid w:val="009E2844"/>
    <w:rsid w:val="009E2C55"/>
    <w:rsid w:val="009E3085"/>
    <w:rsid w:val="009E3F26"/>
    <w:rsid w:val="009E4663"/>
    <w:rsid w:val="009E5320"/>
    <w:rsid w:val="009E7674"/>
    <w:rsid w:val="009F0E1F"/>
    <w:rsid w:val="009F11FF"/>
    <w:rsid w:val="009F1B67"/>
    <w:rsid w:val="009F22BB"/>
    <w:rsid w:val="009F3583"/>
    <w:rsid w:val="009F3591"/>
    <w:rsid w:val="009F419A"/>
    <w:rsid w:val="009F443B"/>
    <w:rsid w:val="009F5B9B"/>
    <w:rsid w:val="009F5CD9"/>
    <w:rsid w:val="009F6587"/>
    <w:rsid w:val="009F7841"/>
    <w:rsid w:val="00A01A5B"/>
    <w:rsid w:val="00A01F3C"/>
    <w:rsid w:val="00A027C6"/>
    <w:rsid w:val="00A0353F"/>
    <w:rsid w:val="00A03CC4"/>
    <w:rsid w:val="00A04896"/>
    <w:rsid w:val="00A05A0C"/>
    <w:rsid w:val="00A07C98"/>
    <w:rsid w:val="00A07E29"/>
    <w:rsid w:val="00A1001D"/>
    <w:rsid w:val="00A10503"/>
    <w:rsid w:val="00A10EE8"/>
    <w:rsid w:val="00A11020"/>
    <w:rsid w:val="00A11284"/>
    <w:rsid w:val="00A11E7C"/>
    <w:rsid w:val="00A12B69"/>
    <w:rsid w:val="00A12B96"/>
    <w:rsid w:val="00A12D45"/>
    <w:rsid w:val="00A13744"/>
    <w:rsid w:val="00A146DD"/>
    <w:rsid w:val="00A158F1"/>
    <w:rsid w:val="00A15CE0"/>
    <w:rsid w:val="00A167D5"/>
    <w:rsid w:val="00A16DD6"/>
    <w:rsid w:val="00A17593"/>
    <w:rsid w:val="00A20CF8"/>
    <w:rsid w:val="00A21072"/>
    <w:rsid w:val="00A213D1"/>
    <w:rsid w:val="00A2194A"/>
    <w:rsid w:val="00A21BE1"/>
    <w:rsid w:val="00A22605"/>
    <w:rsid w:val="00A22E38"/>
    <w:rsid w:val="00A2358E"/>
    <w:rsid w:val="00A23869"/>
    <w:rsid w:val="00A23A13"/>
    <w:rsid w:val="00A24015"/>
    <w:rsid w:val="00A25342"/>
    <w:rsid w:val="00A262BC"/>
    <w:rsid w:val="00A2682A"/>
    <w:rsid w:val="00A26FD6"/>
    <w:rsid w:val="00A2889E"/>
    <w:rsid w:val="00A309B5"/>
    <w:rsid w:val="00A30D10"/>
    <w:rsid w:val="00A31210"/>
    <w:rsid w:val="00A3165F"/>
    <w:rsid w:val="00A3371A"/>
    <w:rsid w:val="00A3384A"/>
    <w:rsid w:val="00A33E69"/>
    <w:rsid w:val="00A35A3E"/>
    <w:rsid w:val="00A35CAB"/>
    <w:rsid w:val="00A4065C"/>
    <w:rsid w:val="00A40A54"/>
    <w:rsid w:val="00A42ABC"/>
    <w:rsid w:val="00A4460D"/>
    <w:rsid w:val="00A44795"/>
    <w:rsid w:val="00A451B4"/>
    <w:rsid w:val="00A47C15"/>
    <w:rsid w:val="00A50203"/>
    <w:rsid w:val="00A50372"/>
    <w:rsid w:val="00A51CB8"/>
    <w:rsid w:val="00A52B2A"/>
    <w:rsid w:val="00A535AD"/>
    <w:rsid w:val="00A54998"/>
    <w:rsid w:val="00A552A4"/>
    <w:rsid w:val="00A5705A"/>
    <w:rsid w:val="00A576B2"/>
    <w:rsid w:val="00A57A59"/>
    <w:rsid w:val="00A6336B"/>
    <w:rsid w:val="00A63B71"/>
    <w:rsid w:val="00A646BD"/>
    <w:rsid w:val="00A64E72"/>
    <w:rsid w:val="00A655D6"/>
    <w:rsid w:val="00A67369"/>
    <w:rsid w:val="00A67646"/>
    <w:rsid w:val="00A70526"/>
    <w:rsid w:val="00A7071A"/>
    <w:rsid w:val="00A70C84"/>
    <w:rsid w:val="00A71E6E"/>
    <w:rsid w:val="00A73E3C"/>
    <w:rsid w:val="00A741E1"/>
    <w:rsid w:val="00A75C58"/>
    <w:rsid w:val="00A75F27"/>
    <w:rsid w:val="00A761C5"/>
    <w:rsid w:val="00A8033E"/>
    <w:rsid w:val="00A80887"/>
    <w:rsid w:val="00A80A32"/>
    <w:rsid w:val="00A80AE9"/>
    <w:rsid w:val="00A80D94"/>
    <w:rsid w:val="00A82E45"/>
    <w:rsid w:val="00A83C8F"/>
    <w:rsid w:val="00A83E7C"/>
    <w:rsid w:val="00A84842"/>
    <w:rsid w:val="00A8492A"/>
    <w:rsid w:val="00A85344"/>
    <w:rsid w:val="00A8573D"/>
    <w:rsid w:val="00A8585B"/>
    <w:rsid w:val="00A858B4"/>
    <w:rsid w:val="00A85B54"/>
    <w:rsid w:val="00A86CD9"/>
    <w:rsid w:val="00A86E19"/>
    <w:rsid w:val="00A87339"/>
    <w:rsid w:val="00A87839"/>
    <w:rsid w:val="00A87B68"/>
    <w:rsid w:val="00A87DE9"/>
    <w:rsid w:val="00A87E88"/>
    <w:rsid w:val="00A90318"/>
    <w:rsid w:val="00A90CEA"/>
    <w:rsid w:val="00A91000"/>
    <w:rsid w:val="00A910FE"/>
    <w:rsid w:val="00A91699"/>
    <w:rsid w:val="00A92068"/>
    <w:rsid w:val="00A92990"/>
    <w:rsid w:val="00A92C9C"/>
    <w:rsid w:val="00A93029"/>
    <w:rsid w:val="00A939A6"/>
    <w:rsid w:val="00A94EAB"/>
    <w:rsid w:val="00A95ADC"/>
    <w:rsid w:val="00A95D52"/>
    <w:rsid w:val="00A9685A"/>
    <w:rsid w:val="00A9748F"/>
    <w:rsid w:val="00A9783F"/>
    <w:rsid w:val="00A978F4"/>
    <w:rsid w:val="00AA2000"/>
    <w:rsid w:val="00AA2E79"/>
    <w:rsid w:val="00AA40E3"/>
    <w:rsid w:val="00AA4173"/>
    <w:rsid w:val="00AA4687"/>
    <w:rsid w:val="00AA576E"/>
    <w:rsid w:val="00AA634D"/>
    <w:rsid w:val="00AA6932"/>
    <w:rsid w:val="00AA79EE"/>
    <w:rsid w:val="00AA7B48"/>
    <w:rsid w:val="00AB00EE"/>
    <w:rsid w:val="00AB0911"/>
    <w:rsid w:val="00AB0AE4"/>
    <w:rsid w:val="00AB1A89"/>
    <w:rsid w:val="00AB1C3E"/>
    <w:rsid w:val="00AB1DC0"/>
    <w:rsid w:val="00AB1F6F"/>
    <w:rsid w:val="00AB3D87"/>
    <w:rsid w:val="00AB4489"/>
    <w:rsid w:val="00AB454B"/>
    <w:rsid w:val="00AB4A46"/>
    <w:rsid w:val="00AB4B2A"/>
    <w:rsid w:val="00AB4B89"/>
    <w:rsid w:val="00AB4D11"/>
    <w:rsid w:val="00AB5303"/>
    <w:rsid w:val="00AB5D7E"/>
    <w:rsid w:val="00AB62F4"/>
    <w:rsid w:val="00AB6DBE"/>
    <w:rsid w:val="00AC065E"/>
    <w:rsid w:val="00AC0F52"/>
    <w:rsid w:val="00AC407A"/>
    <w:rsid w:val="00AC46CA"/>
    <w:rsid w:val="00AC731C"/>
    <w:rsid w:val="00AC78E9"/>
    <w:rsid w:val="00AC7D71"/>
    <w:rsid w:val="00ACF227"/>
    <w:rsid w:val="00AD0E37"/>
    <w:rsid w:val="00AD0F0D"/>
    <w:rsid w:val="00AD191F"/>
    <w:rsid w:val="00AD204F"/>
    <w:rsid w:val="00AD20CB"/>
    <w:rsid w:val="00AD41AE"/>
    <w:rsid w:val="00AD4294"/>
    <w:rsid w:val="00AD4D43"/>
    <w:rsid w:val="00AD6078"/>
    <w:rsid w:val="00AD681F"/>
    <w:rsid w:val="00AD6E31"/>
    <w:rsid w:val="00AD71EC"/>
    <w:rsid w:val="00AD77EE"/>
    <w:rsid w:val="00AE001F"/>
    <w:rsid w:val="00AE17E2"/>
    <w:rsid w:val="00AE1B93"/>
    <w:rsid w:val="00AE1C22"/>
    <w:rsid w:val="00AE254B"/>
    <w:rsid w:val="00AE2C70"/>
    <w:rsid w:val="00AE309A"/>
    <w:rsid w:val="00AE364E"/>
    <w:rsid w:val="00AE40EB"/>
    <w:rsid w:val="00AE4999"/>
    <w:rsid w:val="00AE58E5"/>
    <w:rsid w:val="00AE788F"/>
    <w:rsid w:val="00AE79E8"/>
    <w:rsid w:val="00AF0518"/>
    <w:rsid w:val="00AF0BB3"/>
    <w:rsid w:val="00AF3A48"/>
    <w:rsid w:val="00AF4269"/>
    <w:rsid w:val="00AF55A9"/>
    <w:rsid w:val="00AF6369"/>
    <w:rsid w:val="00AF6867"/>
    <w:rsid w:val="00AF7C65"/>
    <w:rsid w:val="00B0258A"/>
    <w:rsid w:val="00B02A62"/>
    <w:rsid w:val="00B02AC2"/>
    <w:rsid w:val="00B02E51"/>
    <w:rsid w:val="00B036C9"/>
    <w:rsid w:val="00B0376F"/>
    <w:rsid w:val="00B0421B"/>
    <w:rsid w:val="00B04FE0"/>
    <w:rsid w:val="00B0555D"/>
    <w:rsid w:val="00B05AEF"/>
    <w:rsid w:val="00B063AF"/>
    <w:rsid w:val="00B06BB3"/>
    <w:rsid w:val="00B07368"/>
    <w:rsid w:val="00B07495"/>
    <w:rsid w:val="00B07DD0"/>
    <w:rsid w:val="00B10193"/>
    <w:rsid w:val="00B11891"/>
    <w:rsid w:val="00B11D89"/>
    <w:rsid w:val="00B12013"/>
    <w:rsid w:val="00B12163"/>
    <w:rsid w:val="00B12960"/>
    <w:rsid w:val="00B142CD"/>
    <w:rsid w:val="00B14896"/>
    <w:rsid w:val="00B14CA3"/>
    <w:rsid w:val="00B16236"/>
    <w:rsid w:val="00B16FDB"/>
    <w:rsid w:val="00B17BE6"/>
    <w:rsid w:val="00B220E4"/>
    <w:rsid w:val="00B225D4"/>
    <w:rsid w:val="00B234BC"/>
    <w:rsid w:val="00B238A9"/>
    <w:rsid w:val="00B23C60"/>
    <w:rsid w:val="00B24251"/>
    <w:rsid w:val="00B244B7"/>
    <w:rsid w:val="00B25930"/>
    <w:rsid w:val="00B25ABB"/>
    <w:rsid w:val="00B25D76"/>
    <w:rsid w:val="00B264AE"/>
    <w:rsid w:val="00B2656E"/>
    <w:rsid w:val="00B26894"/>
    <w:rsid w:val="00B315F9"/>
    <w:rsid w:val="00B336F7"/>
    <w:rsid w:val="00B343CE"/>
    <w:rsid w:val="00B34D37"/>
    <w:rsid w:val="00B407BF"/>
    <w:rsid w:val="00B407E5"/>
    <w:rsid w:val="00B42535"/>
    <w:rsid w:val="00B42544"/>
    <w:rsid w:val="00B42599"/>
    <w:rsid w:val="00B42BBD"/>
    <w:rsid w:val="00B43BF1"/>
    <w:rsid w:val="00B43DEF"/>
    <w:rsid w:val="00B43ED0"/>
    <w:rsid w:val="00B43F79"/>
    <w:rsid w:val="00B442EB"/>
    <w:rsid w:val="00B44DC7"/>
    <w:rsid w:val="00B45206"/>
    <w:rsid w:val="00B45524"/>
    <w:rsid w:val="00B4574F"/>
    <w:rsid w:val="00B45844"/>
    <w:rsid w:val="00B4596C"/>
    <w:rsid w:val="00B45ABC"/>
    <w:rsid w:val="00B465D4"/>
    <w:rsid w:val="00B46662"/>
    <w:rsid w:val="00B469DD"/>
    <w:rsid w:val="00B46B3F"/>
    <w:rsid w:val="00B46D2A"/>
    <w:rsid w:val="00B476F7"/>
    <w:rsid w:val="00B50F91"/>
    <w:rsid w:val="00B5138D"/>
    <w:rsid w:val="00B51548"/>
    <w:rsid w:val="00B51598"/>
    <w:rsid w:val="00B517A3"/>
    <w:rsid w:val="00B51999"/>
    <w:rsid w:val="00B52A2F"/>
    <w:rsid w:val="00B5439B"/>
    <w:rsid w:val="00B550CF"/>
    <w:rsid w:val="00B5587A"/>
    <w:rsid w:val="00B56459"/>
    <w:rsid w:val="00B5686B"/>
    <w:rsid w:val="00B57509"/>
    <w:rsid w:val="00B57FE1"/>
    <w:rsid w:val="00B606BF"/>
    <w:rsid w:val="00B613F5"/>
    <w:rsid w:val="00B61776"/>
    <w:rsid w:val="00B61BA2"/>
    <w:rsid w:val="00B62C02"/>
    <w:rsid w:val="00B64322"/>
    <w:rsid w:val="00B64A80"/>
    <w:rsid w:val="00B64ABA"/>
    <w:rsid w:val="00B64C23"/>
    <w:rsid w:val="00B65064"/>
    <w:rsid w:val="00B65381"/>
    <w:rsid w:val="00B65DFE"/>
    <w:rsid w:val="00B660D4"/>
    <w:rsid w:val="00B664DD"/>
    <w:rsid w:val="00B665C6"/>
    <w:rsid w:val="00B66724"/>
    <w:rsid w:val="00B67B6D"/>
    <w:rsid w:val="00B67CEB"/>
    <w:rsid w:val="00B715D6"/>
    <w:rsid w:val="00B72383"/>
    <w:rsid w:val="00B7269B"/>
    <w:rsid w:val="00B72DBB"/>
    <w:rsid w:val="00B7338E"/>
    <w:rsid w:val="00B73705"/>
    <w:rsid w:val="00B738B9"/>
    <w:rsid w:val="00B751DA"/>
    <w:rsid w:val="00B75D65"/>
    <w:rsid w:val="00B770E7"/>
    <w:rsid w:val="00B77BB9"/>
    <w:rsid w:val="00B816D2"/>
    <w:rsid w:val="00B81BB2"/>
    <w:rsid w:val="00B82A61"/>
    <w:rsid w:val="00B82F2E"/>
    <w:rsid w:val="00B84887"/>
    <w:rsid w:val="00B84E46"/>
    <w:rsid w:val="00B8526C"/>
    <w:rsid w:val="00B85F0E"/>
    <w:rsid w:val="00B86921"/>
    <w:rsid w:val="00B86ECD"/>
    <w:rsid w:val="00B87A9A"/>
    <w:rsid w:val="00B9068B"/>
    <w:rsid w:val="00B91344"/>
    <w:rsid w:val="00B9164B"/>
    <w:rsid w:val="00B91B13"/>
    <w:rsid w:val="00B91DC4"/>
    <w:rsid w:val="00B95A4F"/>
    <w:rsid w:val="00B96592"/>
    <w:rsid w:val="00B96A40"/>
    <w:rsid w:val="00B9780D"/>
    <w:rsid w:val="00B97CE7"/>
    <w:rsid w:val="00B97D06"/>
    <w:rsid w:val="00BA29D3"/>
    <w:rsid w:val="00BA3B0C"/>
    <w:rsid w:val="00BA4A65"/>
    <w:rsid w:val="00BA4C94"/>
    <w:rsid w:val="00BA620A"/>
    <w:rsid w:val="00BA70EB"/>
    <w:rsid w:val="00BA75C6"/>
    <w:rsid w:val="00BA7990"/>
    <w:rsid w:val="00BB16D4"/>
    <w:rsid w:val="00BB2667"/>
    <w:rsid w:val="00BB3874"/>
    <w:rsid w:val="00BB503A"/>
    <w:rsid w:val="00BB5431"/>
    <w:rsid w:val="00BB5C6A"/>
    <w:rsid w:val="00BB5DB7"/>
    <w:rsid w:val="00BB71D9"/>
    <w:rsid w:val="00BB759E"/>
    <w:rsid w:val="00BC0550"/>
    <w:rsid w:val="00BC0F2A"/>
    <w:rsid w:val="00BC32B0"/>
    <w:rsid w:val="00BC38AF"/>
    <w:rsid w:val="00BC43E3"/>
    <w:rsid w:val="00BC50DC"/>
    <w:rsid w:val="00BC6237"/>
    <w:rsid w:val="00BC782C"/>
    <w:rsid w:val="00BC7F00"/>
    <w:rsid w:val="00BD0A4F"/>
    <w:rsid w:val="00BD103B"/>
    <w:rsid w:val="00BD16BA"/>
    <w:rsid w:val="00BD2703"/>
    <w:rsid w:val="00BD2ADA"/>
    <w:rsid w:val="00BD38E9"/>
    <w:rsid w:val="00BD4609"/>
    <w:rsid w:val="00BD58E2"/>
    <w:rsid w:val="00BD5EBA"/>
    <w:rsid w:val="00BD63F4"/>
    <w:rsid w:val="00BD64FD"/>
    <w:rsid w:val="00BD67B6"/>
    <w:rsid w:val="00BD70E3"/>
    <w:rsid w:val="00BD74FE"/>
    <w:rsid w:val="00BD767B"/>
    <w:rsid w:val="00BE034E"/>
    <w:rsid w:val="00BE0768"/>
    <w:rsid w:val="00BE0C2C"/>
    <w:rsid w:val="00BE289B"/>
    <w:rsid w:val="00BE2C70"/>
    <w:rsid w:val="00BE2F85"/>
    <w:rsid w:val="00BE347D"/>
    <w:rsid w:val="00BE35A9"/>
    <w:rsid w:val="00BE40B6"/>
    <w:rsid w:val="00BE44BF"/>
    <w:rsid w:val="00BE50E6"/>
    <w:rsid w:val="00BE62F9"/>
    <w:rsid w:val="00BE7B7C"/>
    <w:rsid w:val="00BF1A9F"/>
    <w:rsid w:val="00BF261C"/>
    <w:rsid w:val="00BF27AC"/>
    <w:rsid w:val="00BF3C47"/>
    <w:rsid w:val="00BF5C99"/>
    <w:rsid w:val="00BF654E"/>
    <w:rsid w:val="00BF69C7"/>
    <w:rsid w:val="00BF6BCA"/>
    <w:rsid w:val="00BF6DAC"/>
    <w:rsid w:val="00BF6ECE"/>
    <w:rsid w:val="00BF729E"/>
    <w:rsid w:val="00C0037D"/>
    <w:rsid w:val="00C048FA"/>
    <w:rsid w:val="00C04A4B"/>
    <w:rsid w:val="00C04F5E"/>
    <w:rsid w:val="00C05D01"/>
    <w:rsid w:val="00C0646A"/>
    <w:rsid w:val="00C06E15"/>
    <w:rsid w:val="00C111D2"/>
    <w:rsid w:val="00C114BA"/>
    <w:rsid w:val="00C11F37"/>
    <w:rsid w:val="00C12A66"/>
    <w:rsid w:val="00C140F9"/>
    <w:rsid w:val="00C14460"/>
    <w:rsid w:val="00C15956"/>
    <w:rsid w:val="00C159ED"/>
    <w:rsid w:val="00C165F4"/>
    <w:rsid w:val="00C16719"/>
    <w:rsid w:val="00C20B00"/>
    <w:rsid w:val="00C241ED"/>
    <w:rsid w:val="00C245C1"/>
    <w:rsid w:val="00C246C8"/>
    <w:rsid w:val="00C24C1F"/>
    <w:rsid w:val="00C24FF8"/>
    <w:rsid w:val="00C251E0"/>
    <w:rsid w:val="00C253EB"/>
    <w:rsid w:val="00C25C42"/>
    <w:rsid w:val="00C3011B"/>
    <w:rsid w:val="00C3173F"/>
    <w:rsid w:val="00C31D14"/>
    <w:rsid w:val="00C321B5"/>
    <w:rsid w:val="00C32A11"/>
    <w:rsid w:val="00C33021"/>
    <w:rsid w:val="00C33E63"/>
    <w:rsid w:val="00C341CC"/>
    <w:rsid w:val="00C342D2"/>
    <w:rsid w:val="00C3526A"/>
    <w:rsid w:val="00C3565D"/>
    <w:rsid w:val="00C36E28"/>
    <w:rsid w:val="00C36ED6"/>
    <w:rsid w:val="00C37EF2"/>
    <w:rsid w:val="00C400EA"/>
    <w:rsid w:val="00C40C7B"/>
    <w:rsid w:val="00C40C86"/>
    <w:rsid w:val="00C40CB1"/>
    <w:rsid w:val="00C41255"/>
    <w:rsid w:val="00C425A2"/>
    <w:rsid w:val="00C44682"/>
    <w:rsid w:val="00C46478"/>
    <w:rsid w:val="00C466D3"/>
    <w:rsid w:val="00C47176"/>
    <w:rsid w:val="00C47AC0"/>
    <w:rsid w:val="00C50EF9"/>
    <w:rsid w:val="00C513F7"/>
    <w:rsid w:val="00C521E1"/>
    <w:rsid w:val="00C53D59"/>
    <w:rsid w:val="00C54581"/>
    <w:rsid w:val="00C5491C"/>
    <w:rsid w:val="00C55D56"/>
    <w:rsid w:val="00C55F43"/>
    <w:rsid w:val="00C57714"/>
    <w:rsid w:val="00C57A9A"/>
    <w:rsid w:val="00C60729"/>
    <w:rsid w:val="00C60B49"/>
    <w:rsid w:val="00C614CD"/>
    <w:rsid w:val="00C615D3"/>
    <w:rsid w:val="00C61655"/>
    <w:rsid w:val="00C628DF"/>
    <w:rsid w:val="00C62F7B"/>
    <w:rsid w:val="00C63886"/>
    <w:rsid w:val="00C63887"/>
    <w:rsid w:val="00C65ADD"/>
    <w:rsid w:val="00C66F0D"/>
    <w:rsid w:val="00C67704"/>
    <w:rsid w:val="00C6774C"/>
    <w:rsid w:val="00C70159"/>
    <w:rsid w:val="00C71BAB"/>
    <w:rsid w:val="00C7283E"/>
    <w:rsid w:val="00C73218"/>
    <w:rsid w:val="00C74D2A"/>
    <w:rsid w:val="00C75AD4"/>
    <w:rsid w:val="00C75F64"/>
    <w:rsid w:val="00C76680"/>
    <w:rsid w:val="00C76910"/>
    <w:rsid w:val="00C76AE5"/>
    <w:rsid w:val="00C77FBE"/>
    <w:rsid w:val="00C8004B"/>
    <w:rsid w:val="00C81459"/>
    <w:rsid w:val="00C82F9B"/>
    <w:rsid w:val="00C82FA1"/>
    <w:rsid w:val="00C85456"/>
    <w:rsid w:val="00C86852"/>
    <w:rsid w:val="00C87C0B"/>
    <w:rsid w:val="00C90498"/>
    <w:rsid w:val="00C904B3"/>
    <w:rsid w:val="00C91449"/>
    <w:rsid w:val="00C919D9"/>
    <w:rsid w:val="00C91DB0"/>
    <w:rsid w:val="00C92A15"/>
    <w:rsid w:val="00C92D98"/>
    <w:rsid w:val="00C93233"/>
    <w:rsid w:val="00C934CD"/>
    <w:rsid w:val="00C93DE3"/>
    <w:rsid w:val="00C946DF"/>
    <w:rsid w:val="00C94888"/>
    <w:rsid w:val="00C94AF3"/>
    <w:rsid w:val="00C95151"/>
    <w:rsid w:val="00C954D8"/>
    <w:rsid w:val="00C957F9"/>
    <w:rsid w:val="00C96DBD"/>
    <w:rsid w:val="00C97152"/>
    <w:rsid w:val="00CA08B6"/>
    <w:rsid w:val="00CA0C88"/>
    <w:rsid w:val="00CA105D"/>
    <w:rsid w:val="00CA1A68"/>
    <w:rsid w:val="00CA356F"/>
    <w:rsid w:val="00CA3D41"/>
    <w:rsid w:val="00CA430E"/>
    <w:rsid w:val="00CA53C2"/>
    <w:rsid w:val="00CA6A2A"/>
    <w:rsid w:val="00CA741C"/>
    <w:rsid w:val="00CA76BE"/>
    <w:rsid w:val="00CA7762"/>
    <w:rsid w:val="00CA786C"/>
    <w:rsid w:val="00CB03A2"/>
    <w:rsid w:val="00CB109D"/>
    <w:rsid w:val="00CB18B3"/>
    <w:rsid w:val="00CB1FBA"/>
    <w:rsid w:val="00CB2FD6"/>
    <w:rsid w:val="00CB31F7"/>
    <w:rsid w:val="00CB4789"/>
    <w:rsid w:val="00CB5837"/>
    <w:rsid w:val="00CB5D27"/>
    <w:rsid w:val="00CB5F6B"/>
    <w:rsid w:val="00CB64C8"/>
    <w:rsid w:val="00CB6536"/>
    <w:rsid w:val="00CB697F"/>
    <w:rsid w:val="00CB7406"/>
    <w:rsid w:val="00CB75E1"/>
    <w:rsid w:val="00CB7C88"/>
    <w:rsid w:val="00CC1729"/>
    <w:rsid w:val="00CC3764"/>
    <w:rsid w:val="00CC38F7"/>
    <w:rsid w:val="00CC4F6F"/>
    <w:rsid w:val="00CC55DF"/>
    <w:rsid w:val="00CC68A1"/>
    <w:rsid w:val="00CD0F65"/>
    <w:rsid w:val="00CD106B"/>
    <w:rsid w:val="00CD1F1D"/>
    <w:rsid w:val="00CD1F26"/>
    <w:rsid w:val="00CD1F51"/>
    <w:rsid w:val="00CD2626"/>
    <w:rsid w:val="00CD3E6F"/>
    <w:rsid w:val="00CD4309"/>
    <w:rsid w:val="00CD4347"/>
    <w:rsid w:val="00CD45D0"/>
    <w:rsid w:val="00CD463E"/>
    <w:rsid w:val="00CD57FD"/>
    <w:rsid w:val="00CD5987"/>
    <w:rsid w:val="00CD5DAA"/>
    <w:rsid w:val="00CD5ED3"/>
    <w:rsid w:val="00CD6FBA"/>
    <w:rsid w:val="00CD7E15"/>
    <w:rsid w:val="00CE119E"/>
    <w:rsid w:val="00CE1353"/>
    <w:rsid w:val="00CE2E01"/>
    <w:rsid w:val="00CE3080"/>
    <w:rsid w:val="00CE3F7E"/>
    <w:rsid w:val="00CE46D9"/>
    <w:rsid w:val="00CE4BDF"/>
    <w:rsid w:val="00CE4C63"/>
    <w:rsid w:val="00CE72DC"/>
    <w:rsid w:val="00CF04D8"/>
    <w:rsid w:val="00CF09C9"/>
    <w:rsid w:val="00CF0FBF"/>
    <w:rsid w:val="00CF154B"/>
    <w:rsid w:val="00CF2807"/>
    <w:rsid w:val="00CF2E7A"/>
    <w:rsid w:val="00CF305B"/>
    <w:rsid w:val="00CF3FC9"/>
    <w:rsid w:val="00CF491B"/>
    <w:rsid w:val="00CF4C8B"/>
    <w:rsid w:val="00CF5140"/>
    <w:rsid w:val="00CF5412"/>
    <w:rsid w:val="00CF676D"/>
    <w:rsid w:val="00CF737A"/>
    <w:rsid w:val="00CF7C62"/>
    <w:rsid w:val="00D008FC"/>
    <w:rsid w:val="00D00F7A"/>
    <w:rsid w:val="00D010D5"/>
    <w:rsid w:val="00D01E59"/>
    <w:rsid w:val="00D0202C"/>
    <w:rsid w:val="00D02178"/>
    <w:rsid w:val="00D02502"/>
    <w:rsid w:val="00D032F1"/>
    <w:rsid w:val="00D039B1"/>
    <w:rsid w:val="00D03A57"/>
    <w:rsid w:val="00D0406C"/>
    <w:rsid w:val="00D04D6E"/>
    <w:rsid w:val="00D04E1F"/>
    <w:rsid w:val="00D062D2"/>
    <w:rsid w:val="00D068C0"/>
    <w:rsid w:val="00D06FB5"/>
    <w:rsid w:val="00D11DCA"/>
    <w:rsid w:val="00D11E1D"/>
    <w:rsid w:val="00D120E3"/>
    <w:rsid w:val="00D135B7"/>
    <w:rsid w:val="00D140AB"/>
    <w:rsid w:val="00D140B8"/>
    <w:rsid w:val="00D14509"/>
    <w:rsid w:val="00D14E2B"/>
    <w:rsid w:val="00D1508A"/>
    <w:rsid w:val="00D16BC1"/>
    <w:rsid w:val="00D16BE1"/>
    <w:rsid w:val="00D209D8"/>
    <w:rsid w:val="00D2122C"/>
    <w:rsid w:val="00D21840"/>
    <w:rsid w:val="00D21ADA"/>
    <w:rsid w:val="00D22CFF"/>
    <w:rsid w:val="00D2304E"/>
    <w:rsid w:val="00D23843"/>
    <w:rsid w:val="00D23F61"/>
    <w:rsid w:val="00D26B08"/>
    <w:rsid w:val="00D26EA9"/>
    <w:rsid w:val="00D27B0C"/>
    <w:rsid w:val="00D325EA"/>
    <w:rsid w:val="00D327FC"/>
    <w:rsid w:val="00D33DE6"/>
    <w:rsid w:val="00D354DD"/>
    <w:rsid w:val="00D35905"/>
    <w:rsid w:val="00D35985"/>
    <w:rsid w:val="00D40095"/>
    <w:rsid w:val="00D412DB"/>
    <w:rsid w:val="00D41EDF"/>
    <w:rsid w:val="00D42368"/>
    <w:rsid w:val="00D4295C"/>
    <w:rsid w:val="00D42DA8"/>
    <w:rsid w:val="00D431BF"/>
    <w:rsid w:val="00D43536"/>
    <w:rsid w:val="00D437F9"/>
    <w:rsid w:val="00D440F3"/>
    <w:rsid w:val="00D44258"/>
    <w:rsid w:val="00D44691"/>
    <w:rsid w:val="00D44B71"/>
    <w:rsid w:val="00D45E98"/>
    <w:rsid w:val="00D4768C"/>
    <w:rsid w:val="00D5024A"/>
    <w:rsid w:val="00D503BF"/>
    <w:rsid w:val="00D516E6"/>
    <w:rsid w:val="00D53C04"/>
    <w:rsid w:val="00D54363"/>
    <w:rsid w:val="00D5457F"/>
    <w:rsid w:val="00D54841"/>
    <w:rsid w:val="00D5562C"/>
    <w:rsid w:val="00D55E88"/>
    <w:rsid w:val="00D55FD8"/>
    <w:rsid w:val="00D57345"/>
    <w:rsid w:val="00D57A29"/>
    <w:rsid w:val="00D60859"/>
    <w:rsid w:val="00D6096A"/>
    <w:rsid w:val="00D60D65"/>
    <w:rsid w:val="00D60F17"/>
    <w:rsid w:val="00D6184F"/>
    <w:rsid w:val="00D62330"/>
    <w:rsid w:val="00D63B8F"/>
    <w:rsid w:val="00D63D69"/>
    <w:rsid w:val="00D6568C"/>
    <w:rsid w:val="00D66039"/>
    <w:rsid w:val="00D716F1"/>
    <w:rsid w:val="00D7193F"/>
    <w:rsid w:val="00D71B48"/>
    <w:rsid w:val="00D720C7"/>
    <w:rsid w:val="00D7223D"/>
    <w:rsid w:val="00D729F6"/>
    <w:rsid w:val="00D72ADC"/>
    <w:rsid w:val="00D72AE2"/>
    <w:rsid w:val="00D76246"/>
    <w:rsid w:val="00D764B4"/>
    <w:rsid w:val="00D7716D"/>
    <w:rsid w:val="00D828BB"/>
    <w:rsid w:val="00D82CE9"/>
    <w:rsid w:val="00D83A30"/>
    <w:rsid w:val="00D84124"/>
    <w:rsid w:val="00D84990"/>
    <w:rsid w:val="00D868CD"/>
    <w:rsid w:val="00D901B5"/>
    <w:rsid w:val="00D902F8"/>
    <w:rsid w:val="00D91144"/>
    <w:rsid w:val="00D9163F"/>
    <w:rsid w:val="00D920D2"/>
    <w:rsid w:val="00D92CF7"/>
    <w:rsid w:val="00D96228"/>
    <w:rsid w:val="00DA09AD"/>
    <w:rsid w:val="00DA1E8D"/>
    <w:rsid w:val="00DA25D1"/>
    <w:rsid w:val="00DA2735"/>
    <w:rsid w:val="00DA2931"/>
    <w:rsid w:val="00DA2A93"/>
    <w:rsid w:val="00DA2B3A"/>
    <w:rsid w:val="00DA2F0D"/>
    <w:rsid w:val="00DA4288"/>
    <w:rsid w:val="00DA4E26"/>
    <w:rsid w:val="00DA6087"/>
    <w:rsid w:val="00DA6A89"/>
    <w:rsid w:val="00DA6B30"/>
    <w:rsid w:val="00DA6C1D"/>
    <w:rsid w:val="00DA7419"/>
    <w:rsid w:val="00DA7CE9"/>
    <w:rsid w:val="00DB0995"/>
    <w:rsid w:val="00DB0E63"/>
    <w:rsid w:val="00DB1582"/>
    <w:rsid w:val="00DB2744"/>
    <w:rsid w:val="00DB2A88"/>
    <w:rsid w:val="00DB4F7C"/>
    <w:rsid w:val="00DB4FA3"/>
    <w:rsid w:val="00DB51FE"/>
    <w:rsid w:val="00DB594F"/>
    <w:rsid w:val="00DB6945"/>
    <w:rsid w:val="00DB7E0D"/>
    <w:rsid w:val="00DC0034"/>
    <w:rsid w:val="00DC0591"/>
    <w:rsid w:val="00DC155E"/>
    <w:rsid w:val="00DC1736"/>
    <w:rsid w:val="00DC1C30"/>
    <w:rsid w:val="00DC268B"/>
    <w:rsid w:val="00DC2A02"/>
    <w:rsid w:val="00DC2A80"/>
    <w:rsid w:val="00DC2F54"/>
    <w:rsid w:val="00DC3A37"/>
    <w:rsid w:val="00DC3B42"/>
    <w:rsid w:val="00DC3B79"/>
    <w:rsid w:val="00DC4080"/>
    <w:rsid w:val="00DC470F"/>
    <w:rsid w:val="00DC6891"/>
    <w:rsid w:val="00DD0336"/>
    <w:rsid w:val="00DD047E"/>
    <w:rsid w:val="00DD0DFA"/>
    <w:rsid w:val="00DD1233"/>
    <w:rsid w:val="00DD1614"/>
    <w:rsid w:val="00DD2127"/>
    <w:rsid w:val="00DD219D"/>
    <w:rsid w:val="00DD360E"/>
    <w:rsid w:val="00DD41BF"/>
    <w:rsid w:val="00DD44A5"/>
    <w:rsid w:val="00DD49C3"/>
    <w:rsid w:val="00DD50C5"/>
    <w:rsid w:val="00DD5724"/>
    <w:rsid w:val="00DD5DD6"/>
    <w:rsid w:val="00DD5F89"/>
    <w:rsid w:val="00DD61E6"/>
    <w:rsid w:val="00DD6951"/>
    <w:rsid w:val="00DD6A7E"/>
    <w:rsid w:val="00DE210D"/>
    <w:rsid w:val="00DE338C"/>
    <w:rsid w:val="00DE3653"/>
    <w:rsid w:val="00DE434B"/>
    <w:rsid w:val="00DE4D48"/>
    <w:rsid w:val="00DE4FE6"/>
    <w:rsid w:val="00DE530D"/>
    <w:rsid w:val="00DE5888"/>
    <w:rsid w:val="00DE58B3"/>
    <w:rsid w:val="00DE64AC"/>
    <w:rsid w:val="00DE6BCA"/>
    <w:rsid w:val="00DE702B"/>
    <w:rsid w:val="00DE7E4C"/>
    <w:rsid w:val="00DF01B9"/>
    <w:rsid w:val="00DF0A91"/>
    <w:rsid w:val="00DF0F45"/>
    <w:rsid w:val="00DF1E5E"/>
    <w:rsid w:val="00DF26D3"/>
    <w:rsid w:val="00DF2C10"/>
    <w:rsid w:val="00DF45EC"/>
    <w:rsid w:val="00DF46C5"/>
    <w:rsid w:val="00DF531F"/>
    <w:rsid w:val="00DF59FD"/>
    <w:rsid w:val="00DF72C5"/>
    <w:rsid w:val="00E000BF"/>
    <w:rsid w:val="00E00191"/>
    <w:rsid w:val="00E0034C"/>
    <w:rsid w:val="00E02FEC"/>
    <w:rsid w:val="00E03E87"/>
    <w:rsid w:val="00E06C49"/>
    <w:rsid w:val="00E07546"/>
    <w:rsid w:val="00E079EA"/>
    <w:rsid w:val="00E07C6E"/>
    <w:rsid w:val="00E1030D"/>
    <w:rsid w:val="00E1220D"/>
    <w:rsid w:val="00E12676"/>
    <w:rsid w:val="00E137CE"/>
    <w:rsid w:val="00E139E3"/>
    <w:rsid w:val="00E13A18"/>
    <w:rsid w:val="00E14E5A"/>
    <w:rsid w:val="00E151A5"/>
    <w:rsid w:val="00E154DB"/>
    <w:rsid w:val="00E16CF3"/>
    <w:rsid w:val="00E17A8C"/>
    <w:rsid w:val="00E20478"/>
    <w:rsid w:val="00E208CB"/>
    <w:rsid w:val="00E20F47"/>
    <w:rsid w:val="00E21C29"/>
    <w:rsid w:val="00E21FD9"/>
    <w:rsid w:val="00E2279C"/>
    <w:rsid w:val="00E23E53"/>
    <w:rsid w:val="00E251E5"/>
    <w:rsid w:val="00E25604"/>
    <w:rsid w:val="00E2570C"/>
    <w:rsid w:val="00E25C8C"/>
    <w:rsid w:val="00E265DE"/>
    <w:rsid w:val="00E26ADD"/>
    <w:rsid w:val="00E30802"/>
    <w:rsid w:val="00E30B83"/>
    <w:rsid w:val="00E3190B"/>
    <w:rsid w:val="00E3290D"/>
    <w:rsid w:val="00E335B9"/>
    <w:rsid w:val="00E34337"/>
    <w:rsid w:val="00E343AE"/>
    <w:rsid w:val="00E3532A"/>
    <w:rsid w:val="00E35574"/>
    <w:rsid w:val="00E367B7"/>
    <w:rsid w:val="00E3703F"/>
    <w:rsid w:val="00E414F5"/>
    <w:rsid w:val="00E41DAE"/>
    <w:rsid w:val="00E44374"/>
    <w:rsid w:val="00E44A55"/>
    <w:rsid w:val="00E44B35"/>
    <w:rsid w:val="00E45FCA"/>
    <w:rsid w:val="00E46263"/>
    <w:rsid w:val="00E4649E"/>
    <w:rsid w:val="00E46F0E"/>
    <w:rsid w:val="00E5042B"/>
    <w:rsid w:val="00E50479"/>
    <w:rsid w:val="00E50838"/>
    <w:rsid w:val="00E5198A"/>
    <w:rsid w:val="00E52933"/>
    <w:rsid w:val="00E53403"/>
    <w:rsid w:val="00E5377C"/>
    <w:rsid w:val="00E54DDC"/>
    <w:rsid w:val="00E551C6"/>
    <w:rsid w:val="00E5539B"/>
    <w:rsid w:val="00E566D8"/>
    <w:rsid w:val="00E60245"/>
    <w:rsid w:val="00E6041B"/>
    <w:rsid w:val="00E60DAC"/>
    <w:rsid w:val="00E613A3"/>
    <w:rsid w:val="00E6149C"/>
    <w:rsid w:val="00E61749"/>
    <w:rsid w:val="00E61E76"/>
    <w:rsid w:val="00E620C1"/>
    <w:rsid w:val="00E6269F"/>
    <w:rsid w:val="00E65B92"/>
    <w:rsid w:val="00E65E13"/>
    <w:rsid w:val="00E66666"/>
    <w:rsid w:val="00E66D8C"/>
    <w:rsid w:val="00E6783F"/>
    <w:rsid w:val="00E706B0"/>
    <w:rsid w:val="00E70C4F"/>
    <w:rsid w:val="00E71598"/>
    <w:rsid w:val="00E71E18"/>
    <w:rsid w:val="00E72741"/>
    <w:rsid w:val="00E72F78"/>
    <w:rsid w:val="00E73264"/>
    <w:rsid w:val="00E73551"/>
    <w:rsid w:val="00E74935"/>
    <w:rsid w:val="00E74FD7"/>
    <w:rsid w:val="00E755B7"/>
    <w:rsid w:val="00E75B70"/>
    <w:rsid w:val="00E75D4E"/>
    <w:rsid w:val="00E76DAE"/>
    <w:rsid w:val="00E77151"/>
    <w:rsid w:val="00E77C0E"/>
    <w:rsid w:val="00E77E74"/>
    <w:rsid w:val="00E80440"/>
    <w:rsid w:val="00E80E56"/>
    <w:rsid w:val="00E82503"/>
    <w:rsid w:val="00E82581"/>
    <w:rsid w:val="00E8260C"/>
    <w:rsid w:val="00E83655"/>
    <w:rsid w:val="00E84C20"/>
    <w:rsid w:val="00E84E29"/>
    <w:rsid w:val="00E86A25"/>
    <w:rsid w:val="00E86EDF"/>
    <w:rsid w:val="00E87449"/>
    <w:rsid w:val="00E879C8"/>
    <w:rsid w:val="00E901EE"/>
    <w:rsid w:val="00E902BC"/>
    <w:rsid w:val="00E920A2"/>
    <w:rsid w:val="00E92847"/>
    <w:rsid w:val="00E93C7F"/>
    <w:rsid w:val="00E9413F"/>
    <w:rsid w:val="00E9457B"/>
    <w:rsid w:val="00E948BF"/>
    <w:rsid w:val="00E94FB0"/>
    <w:rsid w:val="00E96573"/>
    <w:rsid w:val="00E9669B"/>
    <w:rsid w:val="00E96BA4"/>
    <w:rsid w:val="00E972F3"/>
    <w:rsid w:val="00EA000A"/>
    <w:rsid w:val="00EA0232"/>
    <w:rsid w:val="00EA065F"/>
    <w:rsid w:val="00EA09EB"/>
    <w:rsid w:val="00EA0B52"/>
    <w:rsid w:val="00EA0F76"/>
    <w:rsid w:val="00EA152E"/>
    <w:rsid w:val="00EA1A78"/>
    <w:rsid w:val="00EA30B4"/>
    <w:rsid w:val="00EA56EC"/>
    <w:rsid w:val="00EA5778"/>
    <w:rsid w:val="00EA6EE0"/>
    <w:rsid w:val="00EA795C"/>
    <w:rsid w:val="00EB108D"/>
    <w:rsid w:val="00EB10F7"/>
    <w:rsid w:val="00EB1B16"/>
    <w:rsid w:val="00EB1CFB"/>
    <w:rsid w:val="00EB31E2"/>
    <w:rsid w:val="00EB4471"/>
    <w:rsid w:val="00EB488B"/>
    <w:rsid w:val="00EB5097"/>
    <w:rsid w:val="00EB5E24"/>
    <w:rsid w:val="00EB7032"/>
    <w:rsid w:val="00EB79CE"/>
    <w:rsid w:val="00EC0397"/>
    <w:rsid w:val="00EC0D06"/>
    <w:rsid w:val="00EC1064"/>
    <w:rsid w:val="00EC124C"/>
    <w:rsid w:val="00EC1857"/>
    <w:rsid w:val="00EC1B85"/>
    <w:rsid w:val="00EC20E3"/>
    <w:rsid w:val="00EC212F"/>
    <w:rsid w:val="00EC2498"/>
    <w:rsid w:val="00EC2B57"/>
    <w:rsid w:val="00EC3548"/>
    <w:rsid w:val="00EC37D3"/>
    <w:rsid w:val="00EC4620"/>
    <w:rsid w:val="00EC4B7D"/>
    <w:rsid w:val="00EC54A9"/>
    <w:rsid w:val="00EC61F3"/>
    <w:rsid w:val="00EC6989"/>
    <w:rsid w:val="00ED1A51"/>
    <w:rsid w:val="00ED260B"/>
    <w:rsid w:val="00ED2BFE"/>
    <w:rsid w:val="00ED3B1C"/>
    <w:rsid w:val="00ED403E"/>
    <w:rsid w:val="00ED4EA8"/>
    <w:rsid w:val="00ED54E4"/>
    <w:rsid w:val="00ED6E9C"/>
    <w:rsid w:val="00ED7FD3"/>
    <w:rsid w:val="00EE030A"/>
    <w:rsid w:val="00EE1BF8"/>
    <w:rsid w:val="00EE278A"/>
    <w:rsid w:val="00EE34C1"/>
    <w:rsid w:val="00EE3892"/>
    <w:rsid w:val="00EE3AF0"/>
    <w:rsid w:val="00EE7BDE"/>
    <w:rsid w:val="00EF03AA"/>
    <w:rsid w:val="00EF04AF"/>
    <w:rsid w:val="00EF0D66"/>
    <w:rsid w:val="00EF17E4"/>
    <w:rsid w:val="00EF1B6C"/>
    <w:rsid w:val="00EF1BDB"/>
    <w:rsid w:val="00EF1DB4"/>
    <w:rsid w:val="00EF2628"/>
    <w:rsid w:val="00EF32AE"/>
    <w:rsid w:val="00EF40F2"/>
    <w:rsid w:val="00EF489F"/>
    <w:rsid w:val="00EF4B10"/>
    <w:rsid w:val="00EF56D6"/>
    <w:rsid w:val="00EF5C14"/>
    <w:rsid w:val="00EF5D00"/>
    <w:rsid w:val="00EF630F"/>
    <w:rsid w:val="00EF6723"/>
    <w:rsid w:val="00EF6D08"/>
    <w:rsid w:val="00F00015"/>
    <w:rsid w:val="00F005EC"/>
    <w:rsid w:val="00F00D74"/>
    <w:rsid w:val="00F0120C"/>
    <w:rsid w:val="00F02937"/>
    <w:rsid w:val="00F03F19"/>
    <w:rsid w:val="00F04CEC"/>
    <w:rsid w:val="00F06B69"/>
    <w:rsid w:val="00F06CCB"/>
    <w:rsid w:val="00F07346"/>
    <w:rsid w:val="00F10A0A"/>
    <w:rsid w:val="00F119D4"/>
    <w:rsid w:val="00F12677"/>
    <w:rsid w:val="00F1294F"/>
    <w:rsid w:val="00F136E7"/>
    <w:rsid w:val="00F13D0E"/>
    <w:rsid w:val="00F1413D"/>
    <w:rsid w:val="00F14159"/>
    <w:rsid w:val="00F15E75"/>
    <w:rsid w:val="00F15F99"/>
    <w:rsid w:val="00F1644C"/>
    <w:rsid w:val="00F16D61"/>
    <w:rsid w:val="00F16E18"/>
    <w:rsid w:val="00F17324"/>
    <w:rsid w:val="00F2159C"/>
    <w:rsid w:val="00F22592"/>
    <w:rsid w:val="00F22892"/>
    <w:rsid w:val="00F23CC2"/>
    <w:rsid w:val="00F2445C"/>
    <w:rsid w:val="00F245A3"/>
    <w:rsid w:val="00F2506C"/>
    <w:rsid w:val="00F257CB"/>
    <w:rsid w:val="00F2612A"/>
    <w:rsid w:val="00F268E6"/>
    <w:rsid w:val="00F26ACF"/>
    <w:rsid w:val="00F27068"/>
    <w:rsid w:val="00F27F2D"/>
    <w:rsid w:val="00F27F45"/>
    <w:rsid w:val="00F31BE0"/>
    <w:rsid w:val="00F3280B"/>
    <w:rsid w:val="00F32D7F"/>
    <w:rsid w:val="00F350D2"/>
    <w:rsid w:val="00F351CE"/>
    <w:rsid w:val="00F357CC"/>
    <w:rsid w:val="00F35874"/>
    <w:rsid w:val="00F35C63"/>
    <w:rsid w:val="00F35C98"/>
    <w:rsid w:val="00F36E7F"/>
    <w:rsid w:val="00F3714F"/>
    <w:rsid w:val="00F4031D"/>
    <w:rsid w:val="00F40FE8"/>
    <w:rsid w:val="00F41865"/>
    <w:rsid w:val="00F4190A"/>
    <w:rsid w:val="00F42613"/>
    <w:rsid w:val="00F42CB5"/>
    <w:rsid w:val="00F43683"/>
    <w:rsid w:val="00F43863"/>
    <w:rsid w:val="00F43DBE"/>
    <w:rsid w:val="00F447D5"/>
    <w:rsid w:val="00F462BD"/>
    <w:rsid w:val="00F50097"/>
    <w:rsid w:val="00F50DDE"/>
    <w:rsid w:val="00F50E82"/>
    <w:rsid w:val="00F51035"/>
    <w:rsid w:val="00F51DD7"/>
    <w:rsid w:val="00F52406"/>
    <w:rsid w:val="00F54283"/>
    <w:rsid w:val="00F556A7"/>
    <w:rsid w:val="00F563A6"/>
    <w:rsid w:val="00F57654"/>
    <w:rsid w:val="00F57781"/>
    <w:rsid w:val="00F61140"/>
    <w:rsid w:val="00F61374"/>
    <w:rsid w:val="00F616D8"/>
    <w:rsid w:val="00F61E22"/>
    <w:rsid w:val="00F62A11"/>
    <w:rsid w:val="00F62D8F"/>
    <w:rsid w:val="00F633E0"/>
    <w:rsid w:val="00F639BD"/>
    <w:rsid w:val="00F63A4A"/>
    <w:rsid w:val="00F64461"/>
    <w:rsid w:val="00F64978"/>
    <w:rsid w:val="00F64F23"/>
    <w:rsid w:val="00F6590A"/>
    <w:rsid w:val="00F65E48"/>
    <w:rsid w:val="00F66FFF"/>
    <w:rsid w:val="00F6730A"/>
    <w:rsid w:val="00F6E9CE"/>
    <w:rsid w:val="00F700B3"/>
    <w:rsid w:val="00F70418"/>
    <w:rsid w:val="00F70BC3"/>
    <w:rsid w:val="00F72487"/>
    <w:rsid w:val="00F727F3"/>
    <w:rsid w:val="00F72E6E"/>
    <w:rsid w:val="00F73570"/>
    <w:rsid w:val="00F7440D"/>
    <w:rsid w:val="00F7469C"/>
    <w:rsid w:val="00F749DD"/>
    <w:rsid w:val="00F75B95"/>
    <w:rsid w:val="00F76727"/>
    <w:rsid w:val="00F77205"/>
    <w:rsid w:val="00F77727"/>
    <w:rsid w:val="00F8083F"/>
    <w:rsid w:val="00F80D30"/>
    <w:rsid w:val="00F8151B"/>
    <w:rsid w:val="00F81E84"/>
    <w:rsid w:val="00F82D47"/>
    <w:rsid w:val="00F83702"/>
    <w:rsid w:val="00F83E58"/>
    <w:rsid w:val="00F8457C"/>
    <w:rsid w:val="00F849F2"/>
    <w:rsid w:val="00F84EF9"/>
    <w:rsid w:val="00F85A0B"/>
    <w:rsid w:val="00F86E49"/>
    <w:rsid w:val="00F87889"/>
    <w:rsid w:val="00F90C9A"/>
    <w:rsid w:val="00F90ECD"/>
    <w:rsid w:val="00F91680"/>
    <w:rsid w:val="00F93B1F"/>
    <w:rsid w:val="00F94B0C"/>
    <w:rsid w:val="00F96FA7"/>
    <w:rsid w:val="00FA0C33"/>
    <w:rsid w:val="00FA0C75"/>
    <w:rsid w:val="00FA194F"/>
    <w:rsid w:val="00FA2098"/>
    <w:rsid w:val="00FA2665"/>
    <w:rsid w:val="00FA288A"/>
    <w:rsid w:val="00FA2C2E"/>
    <w:rsid w:val="00FA37E7"/>
    <w:rsid w:val="00FA402D"/>
    <w:rsid w:val="00FA448F"/>
    <w:rsid w:val="00FB1276"/>
    <w:rsid w:val="00FB1407"/>
    <w:rsid w:val="00FB2EEC"/>
    <w:rsid w:val="00FB2FF0"/>
    <w:rsid w:val="00FB32A9"/>
    <w:rsid w:val="00FB48D2"/>
    <w:rsid w:val="00FB5527"/>
    <w:rsid w:val="00FB5A2E"/>
    <w:rsid w:val="00FB5F30"/>
    <w:rsid w:val="00FB6039"/>
    <w:rsid w:val="00FB71CB"/>
    <w:rsid w:val="00FB790B"/>
    <w:rsid w:val="00FC0480"/>
    <w:rsid w:val="00FC06D3"/>
    <w:rsid w:val="00FC0736"/>
    <w:rsid w:val="00FC09C4"/>
    <w:rsid w:val="00FC196A"/>
    <w:rsid w:val="00FC2459"/>
    <w:rsid w:val="00FC3749"/>
    <w:rsid w:val="00FC392F"/>
    <w:rsid w:val="00FC463B"/>
    <w:rsid w:val="00FC4A35"/>
    <w:rsid w:val="00FC5005"/>
    <w:rsid w:val="00FC613C"/>
    <w:rsid w:val="00FC6527"/>
    <w:rsid w:val="00FC686A"/>
    <w:rsid w:val="00FC79D5"/>
    <w:rsid w:val="00FD0783"/>
    <w:rsid w:val="00FD0C95"/>
    <w:rsid w:val="00FD1695"/>
    <w:rsid w:val="00FD1968"/>
    <w:rsid w:val="00FD1A7D"/>
    <w:rsid w:val="00FD344B"/>
    <w:rsid w:val="00FD3685"/>
    <w:rsid w:val="00FD4298"/>
    <w:rsid w:val="00FD4DCF"/>
    <w:rsid w:val="00FD67A5"/>
    <w:rsid w:val="00FD6E8C"/>
    <w:rsid w:val="00FD764C"/>
    <w:rsid w:val="00FE082E"/>
    <w:rsid w:val="00FE16F0"/>
    <w:rsid w:val="00FE3610"/>
    <w:rsid w:val="00FE3C69"/>
    <w:rsid w:val="00FE4188"/>
    <w:rsid w:val="00FE590C"/>
    <w:rsid w:val="00FE6487"/>
    <w:rsid w:val="00FE6CF6"/>
    <w:rsid w:val="00FE6D93"/>
    <w:rsid w:val="00FE6DF8"/>
    <w:rsid w:val="00FE7EA2"/>
    <w:rsid w:val="00FF0A54"/>
    <w:rsid w:val="00FF1E30"/>
    <w:rsid w:val="00FF3D8E"/>
    <w:rsid w:val="00FF4623"/>
    <w:rsid w:val="00FF48DB"/>
    <w:rsid w:val="00FF5520"/>
    <w:rsid w:val="00FF6E1E"/>
    <w:rsid w:val="00FF6F2F"/>
    <w:rsid w:val="00FF75E3"/>
    <w:rsid w:val="00FF765E"/>
    <w:rsid w:val="00FF7D7E"/>
    <w:rsid w:val="0107E084"/>
    <w:rsid w:val="010E265E"/>
    <w:rsid w:val="0123F383"/>
    <w:rsid w:val="0164F095"/>
    <w:rsid w:val="016A0898"/>
    <w:rsid w:val="016F8D26"/>
    <w:rsid w:val="017E8D88"/>
    <w:rsid w:val="0182F6A3"/>
    <w:rsid w:val="0191251E"/>
    <w:rsid w:val="0191DF61"/>
    <w:rsid w:val="01943A78"/>
    <w:rsid w:val="01AE1AA1"/>
    <w:rsid w:val="01BF0A2C"/>
    <w:rsid w:val="01D99AD3"/>
    <w:rsid w:val="01DD6D2F"/>
    <w:rsid w:val="01E032DC"/>
    <w:rsid w:val="01E75701"/>
    <w:rsid w:val="01F9221A"/>
    <w:rsid w:val="0213F43E"/>
    <w:rsid w:val="021FDABF"/>
    <w:rsid w:val="02211C41"/>
    <w:rsid w:val="02329A2C"/>
    <w:rsid w:val="025076C5"/>
    <w:rsid w:val="0250B6EE"/>
    <w:rsid w:val="0296D6FE"/>
    <w:rsid w:val="02B83CA8"/>
    <w:rsid w:val="02CD4521"/>
    <w:rsid w:val="02D095E1"/>
    <w:rsid w:val="0303986C"/>
    <w:rsid w:val="0316C02B"/>
    <w:rsid w:val="031DE800"/>
    <w:rsid w:val="0322B251"/>
    <w:rsid w:val="032BA578"/>
    <w:rsid w:val="033D65B5"/>
    <w:rsid w:val="0344829B"/>
    <w:rsid w:val="035F7789"/>
    <w:rsid w:val="03627A0B"/>
    <w:rsid w:val="0388D34C"/>
    <w:rsid w:val="038DE472"/>
    <w:rsid w:val="039A9ACE"/>
    <w:rsid w:val="03B96449"/>
    <w:rsid w:val="03C03E7D"/>
    <w:rsid w:val="03C73CCD"/>
    <w:rsid w:val="03DCE58A"/>
    <w:rsid w:val="03DD1C94"/>
    <w:rsid w:val="03E045B3"/>
    <w:rsid w:val="03F6843A"/>
    <w:rsid w:val="040C2958"/>
    <w:rsid w:val="040C692D"/>
    <w:rsid w:val="0413E863"/>
    <w:rsid w:val="04161D52"/>
    <w:rsid w:val="0417E9E0"/>
    <w:rsid w:val="0425337F"/>
    <w:rsid w:val="0431D729"/>
    <w:rsid w:val="04389A76"/>
    <w:rsid w:val="044AA84C"/>
    <w:rsid w:val="045A1CC6"/>
    <w:rsid w:val="0467930C"/>
    <w:rsid w:val="046860E0"/>
    <w:rsid w:val="04769093"/>
    <w:rsid w:val="0481512F"/>
    <w:rsid w:val="049F5064"/>
    <w:rsid w:val="04BB5D15"/>
    <w:rsid w:val="04BE30B5"/>
    <w:rsid w:val="04CDD52D"/>
    <w:rsid w:val="04D547F2"/>
    <w:rsid w:val="04DD62A4"/>
    <w:rsid w:val="04E588C1"/>
    <w:rsid w:val="04EB42D8"/>
    <w:rsid w:val="05175EBA"/>
    <w:rsid w:val="0518C7A5"/>
    <w:rsid w:val="052DFC1E"/>
    <w:rsid w:val="054DA030"/>
    <w:rsid w:val="0597F9F7"/>
    <w:rsid w:val="059ABC9B"/>
    <w:rsid w:val="05E63537"/>
    <w:rsid w:val="060061A7"/>
    <w:rsid w:val="060D5DCD"/>
    <w:rsid w:val="0626A927"/>
    <w:rsid w:val="062ED05B"/>
    <w:rsid w:val="06640255"/>
    <w:rsid w:val="0688C590"/>
    <w:rsid w:val="069A7FD1"/>
    <w:rsid w:val="06A73F50"/>
    <w:rsid w:val="06A7E5EA"/>
    <w:rsid w:val="06BA599C"/>
    <w:rsid w:val="06CC0502"/>
    <w:rsid w:val="06D94D1B"/>
    <w:rsid w:val="06EF3687"/>
    <w:rsid w:val="06EF95B1"/>
    <w:rsid w:val="06F8CA7D"/>
    <w:rsid w:val="0729A153"/>
    <w:rsid w:val="073A14ED"/>
    <w:rsid w:val="074AECB4"/>
    <w:rsid w:val="0754F54E"/>
    <w:rsid w:val="079509E3"/>
    <w:rsid w:val="07CC622D"/>
    <w:rsid w:val="07D11B51"/>
    <w:rsid w:val="07EC0C68"/>
    <w:rsid w:val="07FB10D5"/>
    <w:rsid w:val="08122F56"/>
    <w:rsid w:val="0827DE55"/>
    <w:rsid w:val="0827F7CC"/>
    <w:rsid w:val="08286679"/>
    <w:rsid w:val="08570857"/>
    <w:rsid w:val="0881A8F5"/>
    <w:rsid w:val="0892F5BA"/>
    <w:rsid w:val="089D8362"/>
    <w:rsid w:val="08A380DE"/>
    <w:rsid w:val="08A831F4"/>
    <w:rsid w:val="08A92A14"/>
    <w:rsid w:val="08C1A726"/>
    <w:rsid w:val="08E97D3D"/>
    <w:rsid w:val="08F3849D"/>
    <w:rsid w:val="0934B20D"/>
    <w:rsid w:val="094E0C4C"/>
    <w:rsid w:val="094E5D06"/>
    <w:rsid w:val="0953696F"/>
    <w:rsid w:val="0968267A"/>
    <w:rsid w:val="097AF45C"/>
    <w:rsid w:val="097EDE53"/>
    <w:rsid w:val="09873E0C"/>
    <w:rsid w:val="098AA4EB"/>
    <w:rsid w:val="098B8920"/>
    <w:rsid w:val="098DC0E9"/>
    <w:rsid w:val="09B9A431"/>
    <w:rsid w:val="09D90208"/>
    <w:rsid w:val="09E0EB6D"/>
    <w:rsid w:val="09EAFF23"/>
    <w:rsid w:val="0A0516E7"/>
    <w:rsid w:val="0A0AE50E"/>
    <w:rsid w:val="0A1CFD80"/>
    <w:rsid w:val="0A2CE9C7"/>
    <w:rsid w:val="0A30CA35"/>
    <w:rsid w:val="0A31A5A4"/>
    <w:rsid w:val="0A424050"/>
    <w:rsid w:val="0A895B29"/>
    <w:rsid w:val="0AAB43FF"/>
    <w:rsid w:val="0AD0A3B1"/>
    <w:rsid w:val="0B294BE8"/>
    <w:rsid w:val="0B51B14D"/>
    <w:rsid w:val="0B5F9E60"/>
    <w:rsid w:val="0B7C7751"/>
    <w:rsid w:val="0B864E78"/>
    <w:rsid w:val="0BA0FBA1"/>
    <w:rsid w:val="0BA2747F"/>
    <w:rsid w:val="0BA6B84E"/>
    <w:rsid w:val="0BA97114"/>
    <w:rsid w:val="0BB69B1D"/>
    <w:rsid w:val="0BC49D6A"/>
    <w:rsid w:val="0BCA430F"/>
    <w:rsid w:val="0BCA66C1"/>
    <w:rsid w:val="0BE090E7"/>
    <w:rsid w:val="0BF7EF45"/>
    <w:rsid w:val="0BF84F7E"/>
    <w:rsid w:val="0BFD4475"/>
    <w:rsid w:val="0C0BB142"/>
    <w:rsid w:val="0C2A20A3"/>
    <w:rsid w:val="0C45B0F6"/>
    <w:rsid w:val="0C530EA6"/>
    <w:rsid w:val="0C586A3C"/>
    <w:rsid w:val="0C6814D9"/>
    <w:rsid w:val="0C932CF9"/>
    <w:rsid w:val="0C99E85E"/>
    <w:rsid w:val="0CA4D765"/>
    <w:rsid w:val="0CADD131"/>
    <w:rsid w:val="0CC8BE31"/>
    <w:rsid w:val="0CE3BCED"/>
    <w:rsid w:val="0CE6C1D0"/>
    <w:rsid w:val="0CEB2F7D"/>
    <w:rsid w:val="0D018162"/>
    <w:rsid w:val="0D083C1F"/>
    <w:rsid w:val="0D164DB6"/>
    <w:rsid w:val="0D258E8C"/>
    <w:rsid w:val="0D3530B0"/>
    <w:rsid w:val="0D43C84B"/>
    <w:rsid w:val="0D55278A"/>
    <w:rsid w:val="0D6D06A5"/>
    <w:rsid w:val="0D75A58E"/>
    <w:rsid w:val="0D77BAC9"/>
    <w:rsid w:val="0D8F5F12"/>
    <w:rsid w:val="0DA78B16"/>
    <w:rsid w:val="0DB44C9F"/>
    <w:rsid w:val="0DC4A295"/>
    <w:rsid w:val="0DC89B40"/>
    <w:rsid w:val="0DE15C6A"/>
    <w:rsid w:val="0DE402D5"/>
    <w:rsid w:val="0E060B47"/>
    <w:rsid w:val="0E0DAADA"/>
    <w:rsid w:val="0E0EEE7A"/>
    <w:rsid w:val="0E25876A"/>
    <w:rsid w:val="0E2A61B0"/>
    <w:rsid w:val="0E40FC7E"/>
    <w:rsid w:val="0E4602BA"/>
    <w:rsid w:val="0E564A6E"/>
    <w:rsid w:val="0E58A8F9"/>
    <w:rsid w:val="0E59D172"/>
    <w:rsid w:val="0E763DDE"/>
    <w:rsid w:val="0E773B6A"/>
    <w:rsid w:val="0E7C6E6E"/>
    <w:rsid w:val="0E83FA24"/>
    <w:rsid w:val="0EA3001C"/>
    <w:rsid w:val="0EA31D86"/>
    <w:rsid w:val="0EC6D7FF"/>
    <w:rsid w:val="0ED13717"/>
    <w:rsid w:val="0ED26E20"/>
    <w:rsid w:val="0EDB945F"/>
    <w:rsid w:val="0EE51B8B"/>
    <w:rsid w:val="0EF4D9EA"/>
    <w:rsid w:val="0EF6C2FE"/>
    <w:rsid w:val="0F26E169"/>
    <w:rsid w:val="0F290557"/>
    <w:rsid w:val="0F692559"/>
    <w:rsid w:val="0F7EBEC6"/>
    <w:rsid w:val="0F824D19"/>
    <w:rsid w:val="0F8798BA"/>
    <w:rsid w:val="0F8E3DFF"/>
    <w:rsid w:val="0F8FAD5C"/>
    <w:rsid w:val="0F91090A"/>
    <w:rsid w:val="0FAC6D40"/>
    <w:rsid w:val="0FAC77D4"/>
    <w:rsid w:val="0FB886F6"/>
    <w:rsid w:val="0FC044FE"/>
    <w:rsid w:val="0FCA8E3F"/>
    <w:rsid w:val="0FDE5F8D"/>
    <w:rsid w:val="0FF55E0C"/>
    <w:rsid w:val="0FFAC18A"/>
    <w:rsid w:val="100B1F2C"/>
    <w:rsid w:val="10438614"/>
    <w:rsid w:val="1060D021"/>
    <w:rsid w:val="10866274"/>
    <w:rsid w:val="10898583"/>
    <w:rsid w:val="109750C5"/>
    <w:rsid w:val="109F697A"/>
    <w:rsid w:val="10D6FA1A"/>
    <w:rsid w:val="10E3EA8B"/>
    <w:rsid w:val="10EA0824"/>
    <w:rsid w:val="112812F5"/>
    <w:rsid w:val="112E33FD"/>
    <w:rsid w:val="1146917A"/>
    <w:rsid w:val="119453B2"/>
    <w:rsid w:val="11972E09"/>
    <w:rsid w:val="119A3E4B"/>
    <w:rsid w:val="11ACD372"/>
    <w:rsid w:val="11E92043"/>
    <w:rsid w:val="11FF8FA0"/>
    <w:rsid w:val="120029A1"/>
    <w:rsid w:val="12134B45"/>
    <w:rsid w:val="12203689"/>
    <w:rsid w:val="122DDCAB"/>
    <w:rsid w:val="1239CA01"/>
    <w:rsid w:val="1266E5EB"/>
    <w:rsid w:val="12690DDB"/>
    <w:rsid w:val="12A1CC81"/>
    <w:rsid w:val="12BED8C1"/>
    <w:rsid w:val="12D46AC8"/>
    <w:rsid w:val="12D9A071"/>
    <w:rsid w:val="12DC6FE5"/>
    <w:rsid w:val="12DCFFDF"/>
    <w:rsid w:val="1310831F"/>
    <w:rsid w:val="131E7221"/>
    <w:rsid w:val="132BA878"/>
    <w:rsid w:val="1331C214"/>
    <w:rsid w:val="134371E0"/>
    <w:rsid w:val="134AD3B2"/>
    <w:rsid w:val="13510B3E"/>
    <w:rsid w:val="135EE33B"/>
    <w:rsid w:val="136A951A"/>
    <w:rsid w:val="1373224E"/>
    <w:rsid w:val="13771DD8"/>
    <w:rsid w:val="1377B300"/>
    <w:rsid w:val="13952131"/>
    <w:rsid w:val="13A28F0D"/>
    <w:rsid w:val="13A56F76"/>
    <w:rsid w:val="13A67D26"/>
    <w:rsid w:val="13B8E846"/>
    <w:rsid w:val="13DBE9F3"/>
    <w:rsid w:val="141414E4"/>
    <w:rsid w:val="144610E9"/>
    <w:rsid w:val="1461FBB8"/>
    <w:rsid w:val="146725BF"/>
    <w:rsid w:val="147795E2"/>
    <w:rsid w:val="1499B707"/>
    <w:rsid w:val="14F9A789"/>
    <w:rsid w:val="14F9C521"/>
    <w:rsid w:val="14FE84EA"/>
    <w:rsid w:val="150590C0"/>
    <w:rsid w:val="150EDF40"/>
    <w:rsid w:val="150EFFA7"/>
    <w:rsid w:val="15170C73"/>
    <w:rsid w:val="151C3448"/>
    <w:rsid w:val="152536C8"/>
    <w:rsid w:val="1546292E"/>
    <w:rsid w:val="15470E7B"/>
    <w:rsid w:val="155CD09F"/>
    <w:rsid w:val="157114C6"/>
    <w:rsid w:val="15749B44"/>
    <w:rsid w:val="157BDB17"/>
    <w:rsid w:val="15878419"/>
    <w:rsid w:val="1593E537"/>
    <w:rsid w:val="15A61764"/>
    <w:rsid w:val="15AA2F83"/>
    <w:rsid w:val="15DAFAEB"/>
    <w:rsid w:val="15EE8014"/>
    <w:rsid w:val="15FB0463"/>
    <w:rsid w:val="160B6B9D"/>
    <w:rsid w:val="16134021"/>
    <w:rsid w:val="1622D9A4"/>
    <w:rsid w:val="1625F17C"/>
    <w:rsid w:val="1628F2EC"/>
    <w:rsid w:val="162BCF06"/>
    <w:rsid w:val="162C6F2A"/>
    <w:rsid w:val="163AC5DF"/>
    <w:rsid w:val="164D3A28"/>
    <w:rsid w:val="1677EBAA"/>
    <w:rsid w:val="167BA9AD"/>
    <w:rsid w:val="167FA3CE"/>
    <w:rsid w:val="1681438F"/>
    <w:rsid w:val="1692DF8F"/>
    <w:rsid w:val="16B2213C"/>
    <w:rsid w:val="16C54597"/>
    <w:rsid w:val="16CA734B"/>
    <w:rsid w:val="16D9B8CF"/>
    <w:rsid w:val="16E72466"/>
    <w:rsid w:val="16F98B00"/>
    <w:rsid w:val="16FABD68"/>
    <w:rsid w:val="17177CCD"/>
    <w:rsid w:val="171CBCF5"/>
    <w:rsid w:val="171EC069"/>
    <w:rsid w:val="1748FA46"/>
    <w:rsid w:val="1765F3DC"/>
    <w:rsid w:val="17792950"/>
    <w:rsid w:val="17847A02"/>
    <w:rsid w:val="1786D6D4"/>
    <w:rsid w:val="178C43F0"/>
    <w:rsid w:val="1793B6ED"/>
    <w:rsid w:val="1796C824"/>
    <w:rsid w:val="17C05617"/>
    <w:rsid w:val="17CDF3F5"/>
    <w:rsid w:val="17EAA747"/>
    <w:rsid w:val="17F9743B"/>
    <w:rsid w:val="18077DD1"/>
    <w:rsid w:val="182D218C"/>
    <w:rsid w:val="18395B2F"/>
    <w:rsid w:val="184A7FE1"/>
    <w:rsid w:val="18762DBC"/>
    <w:rsid w:val="189465BF"/>
    <w:rsid w:val="18962FFF"/>
    <w:rsid w:val="18AA075B"/>
    <w:rsid w:val="1912EC39"/>
    <w:rsid w:val="19346A8F"/>
    <w:rsid w:val="19411B21"/>
    <w:rsid w:val="1959603D"/>
    <w:rsid w:val="195AD9E4"/>
    <w:rsid w:val="1972A190"/>
    <w:rsid w:val="19B67EF0"/>
    <w:rsid w:val="19B8B2AF"/>
    <w:rsid w:val="19E32862"/>
    <w:rsid w:val="1A1DC3BB"/>
    <w:rsid w:val="1A2151B5"/>
    <w:rsid w:val="1A3FA3D3"/>
    <w:rsid w:val="1A40BA12"/>
    <w:rsid w:val="1A456013"/>
    <w:rsid w:val="1A527C38"/>
    <w:rsid w:val="1A58C4F5"/>
    <w:rsid w:val="1A746113"/>
    <w:rsid w:val="1A753CD1"/>
    <w:rsid w:val="1A7EEDC3"/>
    <w:rsid w:val="1A7F10A3"/>
    <w:rsid w:val="1A8D3326"/>
    <w:rsid w:val="1ADC85B5"/>
    <w:rsid w:val="1B10929E"/>
    <w:rsid w:val="1B1A76CF"/>
    <w:rsid w:val="1B1A85B7"/>
    <w:rsid w:val="1B2F888B"/>
    <w:rsid w:val="1B3A6B8A"/>
    <w:rsid w:val="1B65231E"/>
    <w:rsid w:val="1B7C0D9E"/>
    <w:rsid w:val="1B81CEAC"/>
    <w:rsid w:val="1B92C9D1"/>
    <w:rsid w:val="1BCD2D7C"/>
    <w:rsid w:val="1BF5C164"/>
    <w:rsid w:val="1BFFD06B"/>
    <w:rsid w:val="1C0B3931"/>
    <w:rsid w:val="1C139BCA"/>
    <w:rsid w:val="1C46D730"/>
    <w:rsid w:val="1C49FE2B"/>
    <w:rsid w:val="1C50E3EC"/>
    <w:rsid w:val="1C5E5F67"/>
    <w:rsid w:val="1CCDD1E2"/>
    <w:rsid w:val="1CE8C32C"/>
    <w:rsid w:val="1D286FED"/>
    <w:rsid w:val="1D4CE215"/>
    <w:rsid w:val="1D51815E"/>
    <w:rsid w:val="1D5F0660"/>
    <w:rsid w:val="1D8CBAAE"/>
    <w:rsid w:val="1D977A5C"/>
    <w:rsid w:val="1D9F4332"/>
    <w:rsid w:val="1DA6A5CB"/>
    <w:rsid w:val="1DB0BF3A"/>
    <w:rsid w:val="1DB80021"/>
    <w:rsid w:val="1DBC1A20"/>
    <w:rsid w:val="1DC1AD40"/>
    <w:rsid w:val="1DC59DC3"/>
    <w:rsid w:val="1DD1B42A"/>
    <w:rsid w:val="1DFA4C8D"/>
    <w:rsid w:val="1DFD550C"/>
    <w:rsid w:val="1E03CE44"/>
    <w:rsid w:val="1E0E132F"/>
    <w:rsid w:val="1E2ECEA3"/>
    <w:rsid w:val="1E382EDD"/>
    <w:rsid w:val="1E575E1D"/>
    <w:rsid w:val="1E6CED35"/>
    <w:rsid w:val="1E8F0DD4"/>
    <w:rsid w:val="1E9A8CEF"/>
    <w:rsid w:val="1EC13B84"/>
    <w:rsid w:val="1ECE83E2"/>
    <w:rsid w:val="1ED1E3E3"/>
    <w:rsid w:val="1EEB529D"/>
    <w:rsid w:val="1EEC6879"/>
    <w:rsid w:val="1F00C3F0"/>
    <w:rsid w:val="1F033F08"/>
    <w:rsid w:val="1F1A1D80"/>
    <w:rsid w:val="1F2BE891"/>
    <w:rsid w:val="1F4BBA47"/>
    <w:rsid w:val="1F5481F9"/>
    <w:rsid w:val="1F5C7B5A"/>
    <w:rsid w:val="1F716D2F"/>
    <w:rsid w:val="1FCD8511"/>
    <w:rsid w:val="1FD89496"/>
    <w:rsid w:val="1FD8E51D"/>
    <w:rsid w:val="1FFF4BD6"/>
    <w:rsid w:val="20035010"/>
    <w:rsid w:val="201F21F4"/>
    <w:rsid w:val="202DB580"/>
    <w:rsid w:val="202E5EA8"/>
    <w:rsid w:val="203A7A99"/>
    <w:rsid w:val="2044EA48"/>
    <w:rsid w:val="206865B4"/>
    <w:rsid w:val="209CFF9E"/>
    <w:rsid w:val="20A37B6E"/>
    <w:rsid w:val="20A4452D"/>
    <w:rsid w:val="20B1208D"/>
    <w:rsid w:val="20B97697"/>
    <w:rsid w:val="20D7BBFE"/>
    <w:rsid w:val="20DB54B6"/>
    <w:rsid w:val="20EB2B82"/>
    <w:rsid w:val="2116893C"/>
    <w:rsid w:val="2122804F"/>
    <w:rsid w:val="214A1FDE"/>
    <w:rsid w:val="214D294B"/>
    <w:rsid w:val="214D2DBF"/>
    <w:rsid w:val="214E3B90"/>
    <w:rsid w:val="2161D0C5"/>
    <w:rsid w:val="21649262"/>
    <w:rsid w:val="216F9ED6"/>
    <w:rsid w:val="21781FDB"/>
    <w:rsid w:val="21875389"/>
    <w:rsid w:val="21A8B3AF"/>
    <w:rsid w:val="21AE57C8"/>
    <w:rsid w:val="21B3C9BD"/>
    <w:rsid w:val="21C347C9"/>
    <w:rsid w:val="21C96C5E"/>
    <w:rsid w:val="21CA362A"/>
    <w:rsid w:val="21D154E4"/>
    <w:rsid w:val="21FCD65D"/>
    <w:rsid w:val="2209811F"/>
    <w:rsid w:val="2213A73A"/>
    <w:rsid w:val="221D4C2D"/>
    <w:rsid w:val="22246C18"/>
    <w:rsid w:val="223A069C"/>
    <w:rsid w:val="223DA191"/>
    <w:rsid w:val="224A1402"/>
    <w:rsid w:val="226B7848"/>
    <w:rsid w:val="2291DF23"/>
    <w:rsid w:val="22BB48AA"/>
    <w:rsid w:val="22BEBE80"/>
    <w:rsid w:val="22E564E0"/>
    <w:rsid w:val="22F8ABDC"/>
    <w:rsid w:val="22FB220D"/>
    <w:rsid w:val="23031E56"/>
    <w:rsid w:val="23241504"/>
    <w:rsid w:val="236064DE"/>
    <w:rsid w:val="236440F4"/>
    <w:rsid w:val="2368354B"/>
    <w:rsid w:val="2370C69A"/>
    <w:rsid w:val="2379140D"/>
    <w:rsid w:val="237E8F02"/>
    <w:rsid w:val="2392FC8F"/>
    <w:rsid w:val="23A6E2B4"/>
    <w:rsid w:val="23B5DAF5"/>
    <w:rsid w:val="23BBBD62"/>
    <w:rsid w:val="23C0E255"/>
    <w:rsid w:val="23D89BD3"/>
    <w:rsid w:val="23DA3743"/>
    <w:rsid w:val="23F1ED8F"/>
    <w:rsid w:val="23FE9404"/>
    <w:rsid w:val="2401CEC3"/>
    <w:rsid w:val="241AB50A"/>
    <w:rsid w:val="2426C1EB"/>
    <w:rsid w:val="243BC476"/>
    <w:rsid w:val="24529B1A"/>
    <w:rsid w:val="24621B19"/>
    <w:rsid w:val="24683911"/>
    <w:rsid w:val="246A7482"/>
    <w:rsid w:val="246AF5DD"/>
    <w:rsid w:val="24773250"/>
    <w:rsid w:val="2480EBFD"/>
    <w:rsid w:val="248119A7"/>
    <w:rsid w:val="24C5AD51"/>
    <w:rsid w:val="24C5F2DE"/>
    <w:rsid w:val="24C93FFF"/>
    <w:rsid w:val="24CD2436"/>
    <w:rsid w:val="24E773D8"/>
    <w:rsid w:val="24FF7DF4"/>
    <w:rsid w:val="25055ACB"/>
    <w:rsid w:val="251AEE60"/>
    <w:rsid w:val="251F70AF"/>
    <w:rsid w:val="25353885"/>
    <w:rsid w:val="25628F46"/>
    <w:rsid w:val="256918F9"/>
    <w:rsid w:val="256EB493"/>
    <w:rsid w:val="25730967"/>
    <w:rsid w:val="2584FDDA"/>
    <w:rsid w:val="25B22833"/>
    <w:rsid w:val="25BCBFA8"/>
    <w:rsid w:val="25D2BA20"/>
    <w:rsid w:val="25DD9402"/>
    <w:rsid w:val="25E7AF73"/>
    <w:rsid w:val="260E337E"/>
    <w:rsid w:val="26276EF6"/>
    <w:rsid w:val="266BF6BC"/>
    <w:rsid w:val="267DB763"/>
    <w:rsid w:val="2698B6CC"/>
    <w:rsid w:val="26A3E147"/>
    <w:rsid w:val="26B78710"/>
    <w:rsid w:val="26BE7BFC"/>
    <w:rsid w:val="26D7B17A"/>
    <w:rsid w:val="26EAF100"/>
    <w:rsid w:val="26F2B66D"/>
    <w:rsid w:val="26F3B12D"/>
    <w:rsid w:val="272CD537"/>
    <w:rsid w:val="275DD7F7"/>
    <w:rsid w:val="275F074F"/>
    <w:rsid w:val="276C478A"/>
    <w:rsid w:val="276D5BEC"/>
    <w:rsid w:val="277831F8"/>
    <w:rsid w:val="27A11148"/>
    <w:rsid w:val="27CB6EE0"/>
    <w:rsid w:val="27D8C029"/>
    <w:rsid w:val="27F2BDDC"/>
    <w:rsid w:val="280E5AA9"/>
    <w:rsid w:val="28276DF9"/>
    <w:rsid w:val="28306620"/>
    <w:rsid w:val="28381051"/>
    <w:rsid w:val="283AC5EB"/>
    <w:rsid w:val="284FC54D"/>
    <w:rsid w:val="28599321"/>
    <w:rsid w:val="28745254"/>
    <w:rsid w:val="2885D650"/>
    <w:rsid w:val="288A1620"/>
    <w:rsid w:val="28A9384D"/>
    <w:rsid w:val="28AA9392"/>
    <w:rsid w:val="28CC4872"/>
    <w:rsid w:val="28DCEC24"/>
    <w:rsid w:val="28E8B1C5"/>
    <w:rsid w:val="28F0D6EF"/>
    <w:rsid w:val="28F67645"/>
    <w:rsid w:val="290A6567"/>
    <w:rsid w:val="2946AFD2"/>
    <w:rsid w:val="29581453"/>
    <w:rsid w:val="295FBEB0"/>
    <w:rsid w:val="29677BD1"/>
    <w:rsid w:val="2989DB84"/>
    <w:rsid w:val="299ABDB9"/>
    <w:rsid w:val="29D8BF79"/>
    <w:rsid w:val="29DFE385"/>
    <w:rsid w:val="29E15611"/>
    <w:rsid w:val="29E1888F"/>
    <w:rsid w:val="2A009F54"/>
    <w:rsid w:val="2A1F1DD4"/>
    <w:rsid w:val="2A37C07E"/>
    <w:rsid w:val="2A37F7EE"/>
    <w:rsid w:val="2A3C454B"/>
    <w:rsid w:val="2A5C7CDC"/>
    <w:rsid w:val="2A6C447A"/>
    <w:rsid w:val="2A7365F1"/>
    <w:rsid w:val="2A7F08AE"/>
    <w:rsid w:val="2A8C8CC1"/>
    <w:rsid w:val="2AAAD450"/>
    <w:rsid w:val="2AB16B30"/>
    <w:rsid w:val="2AD6E9B8"/>
    <w:rsid w:val="2ADBBB89"/>
    <w:rsid w:val="2AE1389D"/>
    <w:rsid w:val="2AEC449D"/>
    <w:rsid w:val="2AEC807F"/>
    <w:rsid w:val="2AF0FAC9"/>
    <w:rsid w:val="2AF91F62"/>
    <w:rsid w:val="2B0709B7"/>
    <w:rsid w:val="2B0D6B41"/>
    <w:rsid w:val="2B24D009"/>
    <w:rsid w:val="2B3813D4"/>
    <w:rsid w:val="2B3E5DFE"/>
    <w:rsid w:val="2B533CAB"/>
    <w:rsid w:val="2B54AC78"/>
    <w:rsid w:val="2B5E13A5"/>
    <w:rsid w:val="2B6B6C9A"/>
    <w:rsid w:val="2BC15365"/>
    <w:rsid w:val="2BD844FD"/>
    <w:rsid w:val="2BE1E50F"/>
    <w:rsid w:val="2BFFC5D8"/>
    <w:rsid w:val="2C10106B"/>
    <w:rsid w:val="2C1BBF58"/>
    <w:rsid w:val="2C42122D"/>
    <w:rsid w:val="2C44DF4D"/>
    <w:rsid w:val="2C4534DE"/>
    <w:rsid w:val="2C5763BC"/>
    <w:rsid w:val="2C642A9B"/>
    <w:rsid w:val="2C68D388"/>
    <w:rsid w:val="2C6AAAC2"/>
    <w:rsid w:val="2C6B6D4D"/>
    <w:rsid w:val="2C901662"/>
    <w:rsid w:val="2C993F98"/>
    <w:rsid w:val="2CAD9FE3"/>
    <w:rsid w:val="2CB62753"/>
    <w:rsid w:val="2CCB1D71"/>
    <w:rsid w:val="2CD8A377"/>
    <w:rsid w:val="2CDBADE7"/>
    <w:rsid w:val="2CDE1300"/>
    <w:rsid w:val="2CE11890"/>
    <w:rsid w:val="2CFFD34D"/>
    <w:rsid w:val="2D0B89AE"/>
    <w:rsid w:val="2D0D5266"/>
    <w:rsid w:val="2D121D34"/>
    <w:rsid w:val="2D1309F8"/>
    <w:rsid w:val="2D182C19"/>
    <w:rsid w:val="2D22EF8D"/>
    <w:rsid w:val="2D3EE03E"/>
    <w:rsid w:val="2D4E70AD"/>
    <w:rsid w:val="2D5D9B37"/>
    <w:rsid w:val="2D63E63D"/>
    <w:rsid w:val="2D676C3E"/>
    <w:rsid w:val="2DA631AF"/>
    <w:rsid w:val="2DA91AB3"/>
    <w:rsid w:val="2DD3E1CC"/>
    <w:rsid w:val="2DD91C82"/>
    <w:rsid w:val="2DF9D67A"/>
    <w:rsid w:val="2E07D8C3"/>
    <w:rsid w:val="2E11FE2E"/>
    <w:rsid w:val="2E3A003D"/>
    <w:rsid w:val="2E5802AA"/>
    <w:rsid w:val="2E74B03E"/>
    <w:rsid w:val="2E7597F2"/>
    <w:rsid w:val="2E807A55"/>
    <w:rsid w:val="2E9B0A0E"/>
    <w:rsid w:val="2EC874CA"/>
    <w:rsid w:val="2ED66EB3"/>
    <w:rsid w:val="2ED8675D"/>
    <w:rsid w:val="2EDA2A2E"/>
    <w:rsid w:val="2EE31566"/>
    <w:rsid w:val="2EE90AB1"/>
    <w:rsid w:val="2EE968A2"/>
    <w:rsid w:val="2EFF52A4"/>
    <w:rsid w:val="2F021D75"/>
    <w:rsid w:val="2F10A625"/>
    <w:rsid w:val="2F117D29"/>
    <w:rsid w:val="2F2A15D1"/>
    <w:rsid w:val="2F4058FC"/>
    <w:rsid w:val="2F45095A"/>
    <w:rsid w:val="2F4F2093"/>
    <w:rsid w:val="2F65D76A"/>
    <w:rsid w:val="2F7D6AC4"/>
    <w:rsid w:val="2F8AF500"/>
    <w:rsid w:val="2FA400C4"/>
    <w:rsid w:val="2FA4A88E"/>
    <w:rsid w:val="2FA5B539"/>
    <w:rsid w:val="2FAE173C"/>
    <w:rsid w:val="2FBF6036"/>
    <w:rsid w:val="304139FC"/>
    <w:rsid w:val="30494158"/>
    <w:rsid w:val="3050FE50"/>
    <w:rsid w:val="3051DFDB"/>
    <w:rsid w:val="30610102"/>
    <w:rsid w:val="3075EF4A"/>
    <w:rsid w:val="3080F2E9"/>
    <w:rsid w:val="30911407"/>
    <w:rsid w:val="30A854AA"/>
    <w:rsid w:val="30CF1919"/>
    <w:rsid w:val="30EF61FF"/>
    <w:rsid w:val="3104B72A"/>
    <w:rsid w:val="311CB4DC"/>
    <w:rsid w:val="311D921C"/>
    <w:rsid w:val="311EA6E5"/>
    <w:rsid w:val="3128F092"/>
    <w:rsid w:val="31397992"/>
    <w:rsid w:val="3148DF67"/>
    <w:rsid w:val="314A4054"/>
    <w:rsid w:val="3156D075"/>
    <w:rsid w:val="3183A649"/>
    <w:rsid w:val="318C24E8"/>
    <w:rsid w:val="31932924"/>
    <w:rsid w:val="319FCAEE"/>
    <w:rsid w:val="31B63271"/>
    <w:rsid w:val="31B83C60"/>
    <w:rsid w:val="31BF96C2"/>
    <w:rsid w:val="31D12C48"/>
    <w:rsid w:val="31D36F9B"/>
    <w:rsid w:val="31E4A142"/>
    <w:rsid w:val="31EBF684"/>
    <w:rsid w:val="31F4B948"/>
    <w:rsid w:val="3217A4FE"/>
    <w:rsid w:val="321F5BB7"/>
    <w:rsid w:val="323586D1"/>
    <w:rsid w:val="3245187E"/>
    <w:rsid w:val="3277719F"/>
    <w:rsid w:val="3282857C"/>
    <w:rsid w:val="32A08FE1"/>
    <w:rsid w:val="32D30816"/>
    <w:rsid w:val="32D3243D"/>
    <w:rsid w:val="32F1D1BE"/>
    <w:rsid w:val="32F5407C"/>
    <w:rsid w:val="330F7139"/>
    <w:rsid w:val="331EB553"/>
    <w:rsid w:val="33257965"/>
    <w:rsid w:val="332715D6"/>
    <w:rsid w:val="33592C55"/>
    <w:rsid w:val="338C1AFF"/>
    <w:rsid w:val="33A235B1"/>
    <w:rsid w:val="33AA7849"/>
    <w:rsid w:val="33AB3117"/>
    <w:rsid w:val="33C8BA9C"/>
    <w:rsid w:val="33C97569"/>
    <w:rsid w:val="33CD9AE4"/>
    <w:rsid w:val="33D7BF93"/>
    <w:rsid w:val="33DAEDE1"/>
    <w:rsid w:val="33DD30C8"/>
    <w:rsid w:val="33E21472"/>
    <w:rsid w:val="3412F5FF"/>
    <w:rsid w:val="34275F8F"/>
    <w:rsid w:val="343469B4"/>
    <w:rsid w:val="346AACA5"/>
    <w:rsid w:val="3482C3FE"/>
    <w:rsid w:val="349A8BE9"/>
    <w:rsid w:val="34A1A280"/>
    <w:rsid w:val="34F00FAE"/>
    <w:rsid w:val="3538F7FC"/>
    <w:rsid w:val="353D881A"/>
    <w:rsid w:val="3544C964"/>
    <w:rsid w:val="357E584D"/>
    <w:rsid w:val="357ED687"/>
    <w:rsid w:val="359A88DB"/>
    <w:rsid w:val="359AB9D3"/>
    <w:rsid w:val="35A9AD71"/>
    <w:rsid w:val="35B6429D"/>
    <w:rsid w:val="35C08004"/>
    <w:rsid w:val="35C64126"/>
    <w:rsid w:val="35CC1E52"/>
    <w:rsid w:val="36109E3C"/>
    <w:rsid w:val="361E486E"/>
    <w:rsid w:val="361EDB52"/>
    <w:rsid w:val="362DB001"/>
    <w:rsid w:val="3633BCB8"/>
    <w:rsid w:val="36489A10"/>
    <w:rsid w:val="36B305EE"/>
    <w:rsid w:val="36C9A47D"/>
    <w:rsid w:val="36E1F025"/>
    <w:rsid w:val="36EE9D96"/>
    <w:rsid w:val="37218121"/>
    <w:rsid w:val="373A06EB"/>
    <w:rsid w:val="374875E2"/>
    <w:rsid w:val="3759D318"/>
    <w:rsid w:val="3764449B"/>
    <w:rsid w:val="376F4C6A"/>
    <w:rsid w:val="37908B43"/>
    <w:rsid w:val="37AF1963"/>
    <w:rsid w:val="37B12A7C"/>
    <w:rsid w:val="37BADB79"/>
    <w:rsid w:val="37D5A1D0"/>
    <w:rsid w:val="37F00EFB"/>
    <w:rsid w:val="380D0AF8"/>
    <w:rsid w:val="380E92DE"/>
    <w:rsid w:val="3811F6A4"/>
    <w:rsid w:val="3821A2C8"/>
    <w:rsid w:val="382440AA"/>
    <w:rsid w:val="38284136"/>
    <w:rsid w:val="382DE48C"/>
    <w:rsid w:val="383CA2A3"/>
    <w:rsid w:val="384F034A"/>
    <w:rsid w:val="385630D7"/>
    <w:rsid w:val="38587A3F"/>
    <w:rsid w:val="385C8E66"/>
    <w:rsid w:val="38717461"/>
    <w:rsid w:val="387CD307"/>
    <w:rsid w:val="387D15ED"/>
    <w:rsid w:val="38A942CC"/>
    <w:rsid w:val="38AC5D11"/>
    <w:rsid w:val="38B353A3"/>
    <w:rsid w:val="38C35047"/>
    <w:rsid w:val="38D59574"/>
    <w:rsid w:val="38FCAAB5"/>
    <w:rsid w:val="39007E6A"/>
    <w:rsid w:val="3902CCC9"/>
    <w:rsid w:val="39108976"/>
    <w:rsid w:val="39207CBB"/>
    <w:rsid w:val="392CCB76"/>
    <w:rsid w:val="393403DE"/>
    <w:rsid w:val="3948075E"/>
    <w:rsid w:val="39483B1E"/>
    <w:rsid w:val="3954D83D"/>
    <w:rsid w:val="395E685B"/>
    <w:rsid w:val="3961ACEB"/>
    <w:rsid w:val="397AA53E"/>
    <w:rsid w:val="398FFEB0"/>
    <w:rsid w:val="39A588AE"/>
    <w:rsid w:val="39C73D8E"/>
    <w:rsid w:val="39DA26AA"/>
    <w:rsid w:val="3A2C9576"/>
    <w:rsid w:val="3A2FF6A5"/>
    <w:rsid w:val="3A443BA5"/>
    <w:rsid w:val="3A464F8A"/>
    <w:rsid w:val="3A4EE1CF"/>
    <w:rsid w:val="3A659353"/>
    <w:rsid w:val="3A8AFF50"/>
    <w:rsid w:val="3A9F5A62"/>
    <w:rsid w:val="3AA15001"/>
    <w:rsid w:val="3ABEFCAA"/>
    <w:rsid w:val="3AF9D73E"/>
    <w:rsid w:val="3B1539E3"/>
    <w:rsid w:val="3B2EE80B"/>
    <w:rsid w:val="3B2FD06C"/>
    <w:rsid w:val="3B32CFB8"/>
    <w:rsid w:val="3B3CC9C0"/>
    <w:rsid w:val="3B42EAC3"/>
    <w:rsid w:val="3B504F36"/>
    <w:rsid w:val="3B5E3930"/>
    <w:rsid w:val="3B78882C"/>
    <w:rsid w:val="3B823B80"/>
    <w:rsid w:val="3B932DA3"/>
    <w:rsid w:val="3B945CB7"/>
    <w:rsid w:val="3BA7DFA6"/>
    <w:rsid w:val="3BB9A1FD"/>
    <w:rsid w:val="3BBE7D2F"/>
    <w:rsid w:val="3BD64ACF"/>
    <w:rsid w:val="3BD6949D"/>
    <w:rsid w:val="3BEB0495"/>
    <w:rsid w:val="3C00F7B2"/>
    <w:rsid w:val="3C012A53"/>
    <w:rsid w:val="3C2EEB4F"/>
    <w:rsid w:val="3C35FA8B"/>
    <w:rsid w:val="3C41D9FA"/>
    <w:rsid w:val="3C4C4DB5"/>
    <w:rsid w:val="3C4F5F8E"/>
    <w:rsid w:val="3C62D144"/>
    <w:rsid w:val="3C726FC0"/>
    <w:rsid w:val="3C7FEF2C"/>
    <w:rsid w:val="3C8492A2"/>
    <w:rsid w:val="3CA87A61"/>
    <w:rsid w:val="3CB1C924"/>
    <w:rsid w:val="3CB22191"/>
    <w:rsid w:val="3CBA84F3"/>
    <w:rsid w:val="3CC4F238"/>
    <w:rsid w:val="3D0063E1"/>
    <w:rsid w:val="3D1C67CD"/>
    <w:rsid w:val="3D2F2194"/>
    <w:rsid w:val="3D30F476"/>
    <w:rsid w:val="3D312ACE"/>
    <w:rsid w:val="3D4769E1"/>
    <w:rsid w:val="3D559D61"/>
    <w:rsid w:val="3D85F46D"/>
    <w:rsid w:val="3DC2D3D8"/>
    <w:rsid w:val="3DD259A1"/>
    <w:rsid w:val="3DD9D283"/>
    <w:rsid w:val="3DE2D1AC"/>
    <w:rsid w:val="3DE62E00"/>
    <w:rsid w:val="3DED6AC1"/>
    <w:rsid w:val="3DF30A4F"/>
    <w:rsid w:val="3E1DFA6D"/>
    <w:rsid w:val="3E3AA344"/>
    <w:rsid w:val="3E5860BD"/>
    <w:rsid w:val="3E60DB31"/>
    <w:rsid w:val="3E81303E"/>
    <w:rsid w:val="3EAC74B4"/>
    <w:rsid w:val="3EB04154"/>
    <w:rsid w:val="3EC60F32"/>
    <w:rsid w:val="3ECCBE64"/>
    <w:rsid w:val="3EE71223"/>
    <w:rsid w:val="3F0B8A89"/>
    <w:rsid w:val="3F14A92C"/>
    <w:rsid w:val="3F1F645F"/>
    <w:rsid w:val="3F21B19C"/>
    <w:rsid w:val="3F319F86"/>
    <w:rsid w:val="3F61F6D3"/>
    <w:rsid w:val="3F83CBC1"/>
    <w:rsid w:val="3F84ED07"/>
    <w:rsid w:val="3FA0A9D7"/>
    <w:rsid w:val="3FC16EDF"/>
    <w:rsid w:val="3FC405AF"/>
    <w:rsid w:val="3FC7B15F"/>
    <w:rsid w:val="3FD685FE"/>
    <w:rsid w:val="3FE12E28"/>
    <w:rsid w:val="3FF8DA9C"/>
    <w:rsid w:val="400555F7"/>
    <w:rsid w:val="4010FDEA"/>
    <w:rsid w:val="401AF188"/>
    <w:rsid w:val="4050B0AD"/>
    <w:rsid w:val="4059DA6D"/>
    <w:rsid w:val="405C9ED1"/>
    <w:rsid w:val="40835787"/>
    <w:rsid w:val="4085DCFC"/>
    <w:rsid w:val="409B99BA"/>
    <w:rsid w:val="409EF167"/>
    <w:rsid w:val="40A6BF93"/>
    <w:rsid w:val="40D3FE2F"/>
    <w:rsid w:val="40DA747E"/>
    <w:rsid w:val="40F63428"/>
    <w:rsid w:val="41046B3D"/>
    <w:rsid w:val="4104B315"/>
    <w:rsid w:val="4112B83E"/>
    <w:rsid w:val="41135064"/>
    <w:rsid w:val="41193AC9"/>
    <w:rsid w:val="4120C604"/>
    <w:rsid w:val="4123DF88"/>
    <w:rsid w:val="414229BB"/>
    <w:rsid w:val="41469C05"/>
    <w:rsid w:val="41557AB1"/>
    <w:rsid w:val="4155DAE5"/>
    <w:rsid w:val="4174AE3B"/>
    <w:rsid w:val="41794C58"/>
    <w:rsid w:val="4180CDAD"/>
    <w:rsid w:val="41B8E0ED"/>
    <w:rsid w:val="41B9AAE5"/>
    <w:rsid w:val="41BB38BD"/>
    <w:rsid w:val="41D1DCEF"/>
    <w:rsid w:val="41D378A0"/>
    <w:rsid w:val="41E95A08"/>
    <w:rsid w:val="41ECDC91"/>
    <w:rsid w:val="422457B6"/>
    <w:rsid w:val="42279A5A"/>
    <w:rsid w:val="422C2A89"/>
    <w:rsid w:val="423BAFFB"/>
    <w:rsid w:val="4246726E"/>
    <w:rsid w:val="4247DE27"/>
    <w:rsid w:val="425298C8"/>
    <w:rsid w:val="42576460"/>
    <w:rsid w:val="426456A7"/>
    <w:rsid w:val="42972346"/>
    <w:rsid w:val="42C8051D"/>
    <w:rsid w:val="42D75EBE"/>
    <w:rsid w:val="42FAE7B3"/>
    <w:rsid w:val="4302B4B6"/>
    <w:rsid w:val="43188E2C"/>
    <w:rsid w:val="43206C5E"/>
    <w:rsid w:val="43240DE1"/>
    <w:rsid w:val="4327EB80"/>
    <w:rsid w:val="43591426"/>
    <w:rsid w:val="435D4A53"/>
    <w:rsid w:val="43A0272C"/>
    <w:rsid w:val="43ADC174"/>
    <w:rsid w:val="43E3F59B"/>
    <w:rsid w:val="4409FCA3"/>
    <w:rsid w:val="440A4A67"/>
    <w:rsid w:val="442AD5BF"/>
    <w:rsid w:val="4442808C"/>
    <w:rsid w:val="44456951"/>
    <w:rsid w:val="4447135C"/>
    <w:rsid w:val="44495C4E"/>
    <w:rsid w:val="444A2184"/>
    <w:rsid w:val="444D8A17"/>
    <w:rsid w:val="44906C15"/>
    <w:rsid w:val="44AACBAB"/>
    <w:rsid w:val="44D8114C"/>
    <w:rsid w:val="44DA29BD"/>
    <w:rsid w:val="45051C9E"/>
    <w:rsid w:val="4506C560"/>
    <w:rsid w:val="452163CE"/>
    <w:rsid w:val="45219D2A"/>
    <w:rsid w:val="45324DEE"/>
    <w:rsid w:val="4533E2EB"/>
    <w:rsid w:val="453B9C88"/>
    <w:rsid w:val="453C6BD5"/>
    <w:rsid w:val="455EA4F8"/>
    <w:rsid w:val="4563E385"/>
    <w:rsid w:val="457CD5D0"/>
    <w:rsid w:val="457E9770"/>
    <w:rsid w:val="45938783"/>
    <w:rsid w:val="45946DF1"/>
    <w:rsid w:val="45967CCE"/>
    <w:rsid w:val="45A5517B"/>
    <w:rsid w:val="45A6189A"/>
    <w:rsid w:val="45C36D3E"/>
    <w:rsid w:val="45C61C30"/>
    <w:rsid w:val="45CDB6C8"/>
    <w:rsid w:val="45D156CF"/>
    <w:rsid w:val="45D15DE5"/>
    <w:rsid w:val="45D21F37"/>
    <w:rsid w:val="45E24D2F"/>
    <w:rsid w:val="45F2FF31"/>
    <w:rsid w:val="4633D9ED"/>
    <w:rsid w:val="465A3CA8"/>
    <w:rsid w:val="465C72C2"/>
    <w:rsid w:val="4674C9EE"/>
    <w:rsid w:val="4687399C"/>
    <w:rsid w:val="46961424"/>
    <w:rsid w:val="46996626"/>
    <w:rsid w:val="46AC7CDA"/>
    <w:rsid w:val="46B426BA"/>
    <w:rsid w:val="46D36126"/>
    <w:rsid w:val="46F626F3"/>
    <w:rsid w:val="4701DC3A"/>
    <w:rsid w:val="47030D40"/>
    <w:rsid w:val="470B0034"/>
    <w:rsid w:val="471975BD"/>
    <w:rsid w:val="475E87AF"/>
    <w:rsid w:val="4773D897"/>
    <w:rsid w:val="477638EB"/>
    <w:rsid w:val="4779C286"/>
    <w:rsid w:val="47A486C4"/>
    <w:rsid w:val="47AAC553"/>
    <w:rsid w:val="47B0342F"/>
    <w:rsid w:val="47B3720A"/>
    <w:rsid w:val="47BF94DB"/>
    <w:rsid w:val="47CB0C20"/>
    <w:rsid w:val="47F6A3DE"/>
    <w:rsid w:val="480707C8"/>
    <w:rsid w:val="4833729A"/>
    <w:rsid w:val="483A5A51"/>
    <w:rsid w:val="4849ADE9"/>
    <w:rsid w:val="4851A18F"/>
    <w:rsid w:val="485E78FD"/>
    <w:rsid w:val="4861760F"/>
    <w:rsid w:val="4865E67A"/>
    <w:rsid w:val="4867CC99"/>
    <w:rsid w:val="487D3C41"/>
    <w:rsid w:val="487F6884"/>
    <w:rsid w:val="48968935"/>
    <w:rsid w:val="4897969E"/>
    <w:rsid w:val="48B73B79"/>
    <w:rsid w:val="48D3A015"/>
    <w:rsid w:val="48DA3BD6"/>
    <w:rsid w:val="48E48415"/>
    <w:rsid w:val="4909B7A5"/>
    <w:rsid w:val="490A8AF1"/>
    <w:rsid w:val="491886FC"/>
    <w:rsid w:val="492397B7"/>
    <w:rsid w:val="492EAE8F"/>
    <w:rsid w:val="49371911"/>
    <w:rsid w:val="493FD568"/>
    <w:rsid w:val="495C017F"/>
    <w:rsid w:val="497A5784"/>
    <w:rsid w:val="497E0E45"/>
    <w:rsid w:val="49806D56"/>
    <w:rsid w:val="4986FD42"/>
    <w:rsid w:val="49977A2D"/>
    <w:rsid w:val="49A0314D"/>
    <w:rsid w:val="49D4973C"/>
    <w:rsid w:val="49D76F4A"/>
    <w:rsid w:val="49F881DA"/>
    <w:rsid w:val="4A0DD2D6"/>
    <w:rsid w:val="4A0ED3FB"/>
    <w:rsid w:val="4A0FD979"/>
    <w:rsid w:val="4A10B428"/>
    <w:rsid w:val="4A157E5C"/>
    <w:rsid w:val="4A166A45"/>
    <w:rsid w:val="4A1B652C"/>
    <w:rsid w:val="4A1D59DE"/>
    <w:rsid w:val="4A1FC09E"/>
    <w:rsid w:val="4A28E1FB"/>
    <w:rsid w:val="4A36B1B3"/>
    <w:rsid w:val="4A43D3A0"/>
    <w:rsid w:val="4A772529"/>
    <w:rsid w:val="4A8A38C9"/>
    <w:rsid w:val="4AB15CAA"/>
    <w:rsid w:val="4AB65611"/>
    <w:rsid w:val="4AC51B33"/>
    <w:rsid w:val="4B05F0CE"/>
    <w:rsid w:val="4B1E1493"/>
    <w:rsid w:val="4B4F4A57"/>
    <w:rsid w:val="4B98B865"/>
    <w:rsid w:val="4BBB365D"/>
    <w:rsid w:val="4BD0B842"/>
    <w:rsid w:val="4C18191D"/>
    <w:rsid w:val="4C325B31"/>
    <w:rsid w:val="4C4FD214"/>
    <w:rsid w:val="4C6AA5FE"/>
    <w:rsid w:val="4C7D13AF"/>
    <w:rsid w:val="4C7F5EDD"/>
    <w:rsid w:val="4CAA2905"/>
    <w:rsid w:val="4CD06E13"/>
    <w:rsid w:val="4CF54553"/>
    <w:rsid w:val="4D02568F"/>
    <w:rsid w:val="4D0BFE25"/>
    <w:rsid w:val="4D46A383"/>
    <w:rsid w:val="4D70D6C3"/>
    <w:rsid w:val="4D748B35"/>
    <w:rsid w:val="4D86D1BC"/>
    <w:rsid w:val="4DA00861"/>
    <w:rsid w:val="4DA6C66A"/>
    <w:rsid w:val="4DAD08FC"/>
    <w:rsid w:val="4DB9733B"/>
    <w:rsid w:val="4DC2311B"/>
    <w:rsid w:val="4DC2E672"/>
    <w:rsid w:val="4DC69501"/>
    <w:rsid w:val="4DCC8282"/>
    <w:rsid w:val="4DD86C0F"/>
    <w:rsid w:val="4DE55251"/>
    <w:rsid w:val="4DE91095"/>
    <w:rsid w:val="4DEC2C62"/>
    <w:rsid w:val="4DED8928"/>
    <w:rsid w:val="4E195EA5"/>
    <w:rsid w:val="4E4173F1"/>
    <w:rsid w:val="4E44545E"/>
    <w:rsid w:val="4E46CA44"/>
    <w:rsid w:val="4E598605"/>
    <w:rsid w:val="4E5F7A7D"/>
    <w:rsid w:val="4E661DA3"/>
    <w:rsid w:val="4EE7E12D"/>
    <w:rsid w:val="4EF95E2B"/>
    <w:rsid w:val="4F083694"/>
    <w:rsid w:val="4F0D0F55"/>
    <w:rsid w:val="4F2BB575"/>
    <w:rsid w:val="4F357324"/>
    <w:rsid w:val="4F463B0B"/>
    <w:rsid w:val="4F500859"/>
    <w:rsid w:val="4F50F860"/>
    <w:rsid w:val="4F76EF1C"/>
    <w:rsid w:val="4F82C9C8"/>
    <w:rsid w:val="4F8FD504"/>
    <w:rsid w:val="4FAAC942"/>
    <w:rsid w:val="4FAB3B06"/>
    <w:rsid w:val="4FE53A82"/>
    <w:rsid w:val="4FF532B4"/>
    <w:rsid w:val="5038DA5A"/>
    <w:rsid w:val="503EC556"/>
    <w:rsid w:val="505899F0"/>
    <w:rsid w:val="5068E1A6"/>
    <w:rsid w:val="50BCF18A"/>
    <w:rsid w:val="50C0A1CF"/>
    <w:rsid w:val="50D3F433"/>
    <w:rsid w:val="50E56019"/>
    <w:rsid w:val="50E5A8F0"/>
    <w:rsid w:val="50E99781"/>
    <w:rsid w:val="50FF468F"/>
    <w:rsid w:val="51103AA3"/>
    <w:rsid w:val="5122C7CD"/>
    <w:rsid w:val="51283C81"/>
    <w:rsid w:val="514B47FF"/>
    <w:rsid w:val="51581E19"/>
    <w:rsid w:val="515878F3"/>
    <w:rsid w:val="5158B1B8"/>
    <w:rsid w:val="5167D32A"/>
    <w:rsid w:val="51684655"/>
    <w:rsid w:val="5192B5CF"/>
    <w:rsid w:val="51AA95FC"/>
    <w:rsid w:val="51B4C60F"/>
    <w:rsid w:val="51BFE2CA"/>
    <w:rsid w:val="51C0AAB8"/>
    <w:rsid w:val="521C2D99"/>
    <w:rsid w:val="522529CF"/>
    <w:rsid w:val="525E2897"/>
    <w:rsid w:val="526061FA"/>
    <w:rsid w:val="52788B6A"/>
    <w:rsid w:val="528528BE"/>
    <w:rsid w:val="52A4A707"/>
    <w:rsid w:val="52AEF084"/>
    <w:rsid w:val="52FAA6FA"/>
    <w:rsid w:val="5308AD74"/>
    <w:rsid w:val="532105F5"/>
    <w:rsid w:val="535A3508"/>
    <w:rsid w:val="536438A5"/>
    <w:rsid w:val="536B0ADE"/>
    <w:rsid w:val="537516DA"/>
    <w:rsid w:val="53911E19"/>
    <w:rsid w:val="53944CEF"/>
    <w:rsid w:val="53A0703D"/>
    <w:rsid w:val="53A432C4"/>
    <w:rsid w:val="53B15C0D"/>
    <w:rsid w:val="53BCF85A"/>
    <w:rsid w:val="53E2DF83"/>
    <w:rsid w:val="542CC932"/>
    <w:rsid w:val="543755D6"/>
    <w:rsid w:val="543AADBE"/>
    <w:rsid w:val="54573419"/>
    <w:rsid w:val="54B3C222"/>
    <w:rsid w:val="54D5B4C3"/>
    <w:rsid w:val="54F25136"/>
    <w:rsid w:val="5505D062"/>
    <w:rsid w:val="550FC4DD"/>
    <w:rsid w:val="551B93A4"/>
    <w:rsid w:val="552430C2"/>
    <w:rsid w:val="5559096B"/>
    <w:rsid w:val="5579249C"/>
    <w:rsid w:val="558EBA68"/>
    <w:rsid w:val="55B38D2E"/>
    <w:rsid w:val="55B40116"/>
    <w:rsid w:val="55DFBE2B"/>
    <w:rsid w:val="55EB35BE"/>
    <w:rsid w:val="55EFC0D2"/>
    <w:rsid w:val="55FACF67"/>
    <w:rsid w:val="56246A64"/>
    <w:rsid w:val="56396881"/>
    <w:rsid w:val="565B5832"/>
    <w:rsid w:val="565C544C"/>
    <w:rsid w:val="5673D98A"/>
    <w:rsid w:val="56769F66"/>
    <w:rsid w:val="5679EC17"/>
    <w:rsid w:val="567D63C4"/>
    <w:rsid w:val="568C3626"/>
    <w:rsid w:val="56926F45"/>
    <w:rsid w:val="569A2630"/>
    <w:rsid w:val="56AE4534"/>
    <w:rsid w:val="56B1ADAB"/>
    <w:rsid w:val="56BD165C"/>
    <w:rsid w:val="56C2E9A8"/>
    <w:rsid w:val="56C86EDE"/>
    <w:rsid w:val="56DD2A59"/>
    <w:rsid w:val="56E37F2C"/>
    <w:rsid w:val="57132075"/>
    <w:rsid w:val="571AAA1D"/>
    <w:rsid w:val="57523BFD"/>
    <w:rsid w:val="57547D91"/>
    <w:rsid w:val="575A6C6A"/>
    <w:rsid w:val="5764954B"/>
    <w:rsid w:val="5771967D"/>
    <w:rsid w:val="5784BCFF"/>
    <w:rsid w:val="578724F4"/>
    <w:rsid w:val="57AA648B"/>
    <w:rsid w:val="57F5DB19"/>
    <w:rsid w:val="57F6B810"/>
    <w:rsid w:val="57F9F5B7"/>
    <w:rsid w:val="5806898F"/>
    <w:rsid w:val="58198310"/>
    <w:rsid w:val="581BEB0B"/>
    <w:rsid w:val="582C6040"/>
    <w:rsid w:val="58382D50"/>
    <w:rsid w:val="5843990D"/>
    <w:rsid w:val="584659C3"/>
    <w:rsid w:val="58646713"/>
    <w:rsid w:val="586EE590"/>
    <w:rsid w:val="58713424"/>
    <w:rsid w:val="5881E0DE"/>
    <w:rsid w:val="589D8C0C"/>
    <w:rsid w:val="58A05431"/>
    <w:rsid w:val="58A405EF"/>
    <w:rsid w:val="58ACED0C"/>
    <w:rsid w:val="58BDABC2"/>
    <w:rsid w:val="58C0DD38"/>
    <w:rsid w:val="58F912E1"/>
    <w:rsid w:val="591A5AA5"/>
    <w:rsid w:val="591AA38E"/>
    <w:rsid w:val="591C23D5"/>
    <w:rsid w:val="5925C19C"/>
    <w:rsid w:val="592FA68B"/>
    <w:rsid w:val="59308632"/>
    <w:rsid w:val="5939BFF1"/>
    <w:rsid w:val="59515CCF"/>
    <w:rsid w:val="596093FA"/>
    <w:rsid w:val="596428E9"/>
    <w:rsid w:val="596721D8"/>
    <w:rsid w:val="59849E08"/>
    <w:rsid w:val="59A71CC7"/>
    <w:rsid w:val="59B09391"/>
    <w:rsid w:val="59B65EFB"/>
    <w:rsid w:val="59D8CB48"/>
    <w:rsid w:val="59F30A6D"/>
    <w:rsid w:val="5A2021A3"/>
    <w:rsid w:val="5A38DAFD"/>
    <w:rsid w:val="5A3D337A"/>
    <w:rsid w:val="5A40CE80"/>
    <w:rsid w:val="5A478D39"/>
    <w:rsid w:val="5A6221C6"/>
    <w:rsid w:val="5A731F1F"/>
    <w:rsid w:val="5A7B4B8A"/>
    <w:rsid w:val="5A95EA4E"/>
    <w:rsid w:val="5A98BCD6"/>
    <w:rsid w:val="5A9A4D17"/>
    <w:rsid w:val="5AF7FDBA"/>
    <w:rsid w:val="5AFD0D60"/>
    <w:rsid w:val="5B2B3210"/>
    <w:rsid w:val="5B3E146C"/>
    <w:rsid w:val="5B4AA02C"/>
    <w:rsid w:val="5B55FC7C"/>
    <w:rsid w:val="5B6FCB56"/>
    <w:rsid w:val="5B90A9D3"/>
    <w:rsid w:val="5B928DB6"/>
    <w:rsid w:val="5BA57AD7"/>
    <w:rsid w:val="5BA5CD3D"/>
    <w:rsid w:val="5BAB305F"/>
    <w:rsid w:val="5BE84784"/>
    <w:rsid w:val="5C305F75"/>
    <w:rsid w:val="5C3223B0"/>
    <w:rsid w:val="5C34935D"/>
    <w:rsid w:val="5C37E7DC"/>
    <w:rsid w:val="5C3B232C"/>
    <w:rsid w:val="5C5CCAC7"/>
    <w:rsid w:val="5C5D8A73"/>
    <w:rsid w:val="5C64C570"/>
    <w:rsid w:val="5C65089E"/>
    <w:rsid w:val="5C886D33"/>
    <w:rsid w:val="5CE52B7A"/>
    <w:rsid w:val="5D065BD8"/>
    <w:rsid w:val="5D4B90DA"/>
    <w:rsid w:val="5D73E59A"/>
    <w:rsid w:val="5D847766"/>
    <w:rsid w:val="5D8B24E0"/>
    <w:rsid w:val="5D9A6151"/>
    <w:rsid w:val="5DAC8D02"/>
    <w:rsid w:val="5DCE74B8"/>
    <w:rsid w:val="5DD6ECAB"/>
    <w:rsid w:val="5DDAB56C"/>
    <w:rsid w:val="5DEE45EC"/>
    <w:rsid w:val="5DF6569A"/>
    <w:rsid w:val="5E0C32BA"/>
    <w:rsid w:val="5E19B82C"/>
    <w:rsid w:val="5E650E99"/>
    <w:rsid w:val="5E8CD8BD"/>
    <w:rsid w:val="5E8FFEBC"/>
    <w:rsid w:val="5EC219B0"/>
    <w:rsid w:val="5EC82A24"/>
    <w:rsid w:val="5EC84874"/>
    <w:rsid w:val="5EC9FCB5"/>
    <w:rsid w:val="5ECAB3FD"/>
    <w:rsid w:val="5EEE8B16"/>
    <w:rsid w:val="5F0B5E73"/>
    <w:rsid w:val="5F18238D"/>
    <w:rsid w:val="5F1F7A65"/>
    <w:rsid w:val="5F26015D"/>
    <w:rsid w:val="5F28CF9D"/>
    <w:rsid w:val="5F30443E"/>
    <w:rsid w:val="5F4521D5"/>
    <w:rsid w:val="5F466BF3"/>
    <w:rsid w:val="5F4C303F"/>
    <w:rsid w:val="5F5EB577"/>
    <w:rsid w:val="5F605336"/>
    <w:rsid w:val="5F8EBEEB"/>
    <w:rsid w:val="5FD51B41"/>
    <w:rsid w:val="5FE5B919"/>
    <w:rsid w:val="5FE68207"/>
    <w:rsid w:val="5FF8DBE6"/>
    <w:rsid w:val="6007E902"/>
    <w:rsid w:val="600F9630"/>
    <w:rsid w:val="6019AE30"/>
    <w:rsid w:val="601C20E7"/>
    <w:rsid w:val="6022C7E6"/>
    <w:rsid w:val="602B6C92"/>
    <w:rsid w:val="60315C7D"/>
    <w:rsid w:val="603EFEA7"/>
    <w:rsid w:val="60415BF2"/>
    <w:rsid w:val="604585A6"/>
    <w:rsid w:val="60509AC9"/>
    <w:rsid w:val="60580969"/>
    <w:rsid w:val="605E7E2E"/>
    <w:rsid w:val="6061102B"/>
    <w:rsid w:val="606A84F5"/>
    <w:rsid w:val="6078669C"/>
    <w:rsid w:val="6093EE0C"/>
    <w:rsid w:val="60A360A7"/>
    <w:rsid w:val="60BFDDA3"/>
    <w:rsid w:val="60C2B486"/>
    <w:rsid w:val="60D0C6A6"/>
    <w:rsid w:val="60E75E7C"/>
    <w:rsid w:val="60EE8634"/>
    <w:rsid w:val="60FC3041"/>
    <w:rsid w:val="60FF4C7A"/>
    <w:rsid w:val="610270A1"/>
    <w:rsid w:val="61065B17"/>
    <w:rsid w:val="6109B6BE"/>
    <w:rsid w:val="61125932"/>
    <w:rsid w:val="6118C8DE"/>
    <w:rsid w:val="611E66F5"/>
    <w:rsid w:val="6124608B"/>
    <w:rsid w:val="6129BBD6"/>
    <w:rsid w:val="612D4ED9"/>
    <w:rsid w:val="6132207B"/>
    <w:rsid w:val="61404180"/>
    <w:rsid w:val="61484190"/>
    <w:rsid w:val="6167F905"/>
    <w:rsid w:val="6169501B"/>
    <w:rsid w:val="6183C3A9"/>
    <w:rsid w:val="61932BAD"/>
    <w:rsid w:val="61A43D18"/>
    <w:rsid w:val="61B5F3E6"/>
    <w:rsid w:val="61E4FDCD"/>
    <w:rsid w:val="61E8DE55"/>
    <w:rsid w:val="61E93F23"/>
    <w:rsid w:val="61EBE354"/>
    <w:rsid w:val="61F0CFAE"/>
    <w:rsid w:val="61F67F58"/>
    <w:rsid w:val="623B5090"/>
    <w:rsid w:val="624229C2"/>
    <w:rsid w:val="62472AAB"/>
    <w:rsid w:val="624A952E"/>
    <w:rsid w:val="626C8D4B"/>
    <w:rsid w:val="627F581B"/>
    <w:rsid w:val="627FB762"/>
    <w:rsid w:val="6286D560"/>
    <w:rsid w:val="62AF1087"/>
    <w:rsid w:val="62BB917C"/>
    <w:rsid w:val="62C3896C"/>
    <w:rsid w:val="62C6E91C"/>
    <w:rsid w:val="62EC9DE1"/>
    <w:rsid w:val="630CCFE2"/>
    <w:rsid w:val="632F7E54"/>
    <w:rsid w:val="633034F3"/>
    <w:rsid w:val="633203BE"/>
    <w:rsid w:val="6340CDF7"/>
    <w:rsid w:val="63593535"/>
    <w:rsid w:val="6359458A"/>
    <w:rsid w:val="638EC7D4"/>
    <w:rsid w:val="63B76AA5"/>
    <w:rsid w:val="63D8408A"/>
    <w:rsid w:val="63D91135"/>
    <w:rsid w:val="63E490DE"/>
    <w:rsid w:val="6412E6B0"/>
    <w:rsid w:val="641B7829"/>
    <w:rsid w:val="641C070E"/>
    <w:rsid w:val="642952A3"/>
    <w:rsid w:val="64325DE0"/>
    <w:rsid w:val="6434F263"/>
    <w:rsid w:val="643C96A2"/>
    <w:rsid w:val="644B4902"/>
    <w:rsid w:val="64580348"/>
    <w:rsid w:val="645DD5A8"/>
    <w:rsid w:val="6473A48D"/>
    <w:rsid w:val="647424C9"/>
    <w:rsid w:val="64747C19"/>
    <w:rsid w:val="6491CDD1"/>
    <w:rsid w:val="6497F610"/>
    <w:rsid w:val="64B07C7B"/>
    <w:rsid w:val="64B662BC"/>
    <w:rsid w:val="64B96E7D"/>
    <w:rsid w:val="64BCB08E"/>
    <w:rsid w:val="64DDB6C1"/>
    <w:rsid w:val="64EB0913"/>
    <w:rsid w:val="64ECD68F"/>
    <w:rsid w:val="64EF8CF1"/>
    <w:rsid w:val="650F1C66"/>
    <w:rsid w:val="65169EFB"/>
    <w:rsid w:val="651904FE"/>
    <w:rsid w:val="652435CB"/>
    <w:rsid w:val="652F4B06"/>
    <w:rsid w:val="6552D129"/>
    <w:rsid w:val="659FABE4"/>
    <w:rsid w:val="65A13264"/>
    <w:rsid w:val="65B252E3"/>
    <w:rsid w:val="65C92C53"/>
    <w:rsid w:val="65FA5A69"/>
    <w:rsid w:val="664A9A67"/>
    <w:rsid w:val="66753AE9"/>
    <w:rsid w:val="6693D5CB"/>
    <w:rsid w:val="669676C6"/>
    <w:rsid w:val="66AF1A2F"/>
    <w:rsid w:val="66BD389B"/>
    <w:rsid w:val="66E4E6F1"/>
    <w:rsid w:val="670139D2"/>
    <w:rsid w:val="670808D0"/>
    <w:rsid w:val="67311931"/>
    <w:rsid w:val="6733DB14"/>
    <w:rsid w:val="6736DFAF"/>
    <w:rsid w:val="676A3201"/>
    <w:rsid w:val="67702612"/>
    <w:rsid w:val="6779F3A4"/>
    <w:rsid w:val="67868DE8"/>
    <w:rsid w:val="679B404F"/>
    <w:rsid w:val="67ACBA9B"/>
    <w:rsid w:val="67CB211E"/>
    <w:rsid w:val="67D8EA94"/>
    <w:rsid w:val="67DA0506"/>
    <w:rsid w:val="67EDAEF4"/>
    <w:rsid w:val="680FCA48"/>
    <w:rsid w:val="68333B51"/>
    <w:rsid w:val="68342204"/>
    <w:rsid w:val="684B893E"/>
    <w:rsid w:val="685B5CA8"/>
    <w:rsid w:val="6862EE6F"/>
    <w:rsid w:val="6884F811"/>
    <w:rsid w:val="68974B31"/>
    <w:rsid w:val="68A13125"/>
    <w:rsid w:val="68A25310"/>
    <w:rsid w:val="68ACEC63"/>
    <w:rsid w:val="68EE8283"/>
    <w:rsid w:val="6921EDA4"/>
    <w:rsid w:val="6928C285"/>
    <w:rsid w:val="69369AC3"/>
    <w:rsid w:val="69476FC6"/>
    <w:rsid w:val="69664C17"/>
    <w:rsid w:val="6969C693"/>
    <w:rsid w:val="696B8184"/>
    <w:rsid w:val="69784734"/>
    <w:rsid w:val="6987EE38"/>
    <w:rsid w:val="699A82B7"/>
    <w:rsid w:val="699B45C7"/>
    <w:rsid w:val="69B8D296"/>
    <w:rsid w:val="69BA2A20"/>
    <w:rsid w:val="69BF6152"/>
    <w:rsid w:val="69C177FC"/>
    <w:rsid w:val="69CD59FC"/>
    <w:rsid w:val="69F00A52"/>
    <w:rsid w:val="69F21EEB"/>
    <w:rsid w:val="69F9A056"/>
    <w:rsid w:val="69FCDBD4"/>
    <w:rsid w:val="6A19255B"/>
    <w:rsid w:val="6A27267C"/>
    <w:rsid w:val="6A28D812"/>
    <w:rsid w:val="6A43FA17"/>
    <w:rsid w:val="6A4C73CA"/>
    <w:rsid w:val="6A4ECAA8"/>
    <w:rsid w:val="6A6AE28A"/>
    <w:rsid w:val="6A72617B"/>
    <w:rsid w:val="6ABF2307"/>
    <w:rsid w:val="6AC5B36B"/>
    <w:rsid w:val="6AC748CB"/>
    <w:rsid w:val="6AD8D3A9"/>
    <w:rsid w:val="6AEBE298"/>
    <w:rsid w:val="6B11A81E"/>
    <w:rsid w:val="6B15BDB8"/>
    <w:rsid w:val="6B2835D3"/>
    <w:rsid w:val="6B32A24B"/>
    <w:rsid w:val="6B3E3BFE"/>
    <w:rsid w:val="6B5FC52A"/>
    <w:rsid w:val="6B8DEAEC"/>
    <w:rsid w:val="6BAB1246"/>
    <w:rsid w:val="6BCD5C98"/>
    <w:rsid w:val="6BD93BF6"/>
    <w:rsid w:val="6C0412BD"/>
    <w:rsid w:val="6C05C8C8"/>
    <w:rsid w:val="6C46CC36"/>
    <w:rsid w:val="6C4DD8E0"/>
    <w:rsid w:val="6C518CED"/>
    <w:rsid w:val="6C5924D1"/>
    <w:rsid w:val="6C5BF1E1"/>
    <w:rsid w:val="6C698B7F"/>
    <w:rsid w:val="6C779F6A"/>
    <w:rsid w:val="6C9A23AE"/>
    <w:rsid w:val="6C9BE494"/>
    <w:rsid w:val="6CDF7F5F"/>
    <w:rsid w:val="6D036C17"/>
    <w:rsid w:val="6D303ADE"/>
    <w:rsid w:val="6D4B7173"/>
    <w:rsid w:val="6D57ECC4"/>
    <w:rsid w:val="6D64EF5D"/>
    <w:rsid w:val="6D99D548"/>
    <w:rsid w:val="6DBFEE22"/>
    <w:rsid w:val="6DF43A5E"/>
    <w:rsid w:val="6DF9D702"/>
    <w:rsid w:val="6E0EB3FC"/>
    <w:rsid w:val="6E422FDC"/>
    <w:rsid w:val="6E4A1CCF"/>
    <w:rsid w:val="6E5591ED"/>
    <w:rsid w:val="6E6B0F71"/>
    <w:rsid w:val="6E6D085F"/>
    <w:rsid w:val="6E7D9F66"/>
    <w:rsid w:val="6EA8BA96"/>
    <w:rsid w:val="6EAA7A59"/>
    <w:rsid w:val="6EBD1D8F"/>
    <w:rsid w:val="6EC2CEA9"/>
    <w:rsid w:val="6EC30780"/>
    <w:rsid w:val="6ED38EC4"/>
    <w:rsid w:val="6ED5AD22"/>
    <w:rsid w:val="6ED6E4A8"/>
    <w:rsid w:val="6EE1B91D"/>
    <w:rsid w:val="6EFA14C2"/>
    <w:rsid w:val="6F078BC6"/>
    <w:rsid w:val="6F0C5B45"/>
    <w:rsid w:val="6F372A36"/>
    <w:rsid w:val="6F40BEC7"/>
    <w:rsid w:val="6F526473"/>
    <w:rsid w:val="6F54D77F"/>
    <w:rsid w:val="6F709D2C"/>
    <w:rsid w:val="6F76158A"/>
    <w:rsid w:val="6F806779"/>
    <w:rsid w:val="6F86B377"/>
    <w:rsid w:val="6F86B3E5"/>
    <w:rsid w:val="6FBE097E"/>
    <w:rsid w:val="6FE3CAC5"/>
    <w:rsid w:val="6FF5F2F4"/>
    <w:rsid w:val="6FF9F515"/>
    <w:rsid w:val="7000229F"/>
    <w:rsid w:val="700251C5"/>
    <w:rsid w:val="7019CB8D"/>
    <w:rsid w:val="703FE3EA"/>
    <w:rsid w:val="7042D2FB"/>
    <w:rsid w:val="70460513"/>
    <w:rsid w:val="7061B112"/>
    <w:rsid w:val="706C6C83"/>
    <w:rsid w:val="7087ACD1"/>
    <w:rsid w:val="708F555B"/>
    <w:rsid w:val="70CEC055"/>
    <w:rsid w:val="70DD4501"/>
    <w:rsid w:val="71020B0A"/>
    <w:rsid w:val="711F37DF"/>
    <w:rsid w:val="71233F3D"/>
    <w:rsid w:val="71322E1D"/>
    <w:rsid w:val="714E9FF4"/>
    <w:rsid w:val="715E44CB"/>
    <w:rsid w:val="71717F83"/>
    <w:rsid w:val="717D0ACD"/>
    <w:rsid w:val="7185F982"/>
    <w:rsid w:val="719F8AA1"/>
    <w:rsid w:val="71B491E5"/>
    <w:rsid w:val="71FA84FE"/>
    <w:rsid w:val="7229085C"/>
    <w:rsid w:val="7232F7AE"/>
    <w:rsid w:val="723D0D35"/>
    <w:rsid w:val="72404C6E"/>
    <w:rsid w:val="726E32A9"/>
    <w:rsid w:val="7273C6BE"/>
    <w:rsid w:val="72967F78"/>
    <w:rsid w:val="72BB7711"/>
    <w:rsid w:val="72BE05C5"/>
    <w:rsid w:val="72D53E5B"/>
    <w:rsid w:val="72DC109D"/>
    <w:rsid w:val="72E69EFF"/>
    <w:rsid w:val="72F58B7A"/>
    <w:rsid w:val="72F96103"/>
    <w:rsid w:val="72FA14A4"/>
    <w:rsid w:val="7310EDA7"/>
    <w:rsid w:val="731F9A27"/>
    <w:rsid w:val="73398A71"/>
    <w:rsid w:val="734F70D8"/>
    <w:rsid w:val="73546990"/>
    <w:rsid w:val="73608731"/>
    <w:rsid w:val="738A3426"/>
    <w:rsid w:val="739A3829"/>
    <w:rsid w:val="73A30C98"/>
    <w:rsid w:val="73A31C2E"/>
    <w:rsid w:val="73AEEE79"/>
    <w:rsid w:val="73B3B145"/>
    <w:rsid w:val="73B9E236"/>
    <w:rsid w:val="73BE0AD1"/>
    <w:rsid w:val="73C82730"/>
    <w:rsid w:val="73E2DCEF"/>
    <w:rsid w:val="747C0FA7"/>
    <w:rsid w:val="74815E19"/>
    <w:rsid w:val="748E69C9"/>
    <w:rsid w:val="749B297A"/>
    <w:rsid w:val="749F4879"/>
    <w:rsid w:val="74A6725B"/>
    <w:rsid w:val="74A6A9CA"/>
    <w:rsid w:val="74ADDA53"/>
    <w:rsid w:val="74B03EDA"/>
    <w:rsid w:val="74B719D9"/>
    <w:rsid w:val="74C55362"/>
    <w:rsid w:val="74CA58F5"/>
    <w:rsid w:val="74CE92B4"/>
    <w:rsid w:val="74DCCAE4"/>
    <w:rsid w:val="74F1F8E2"/>
    <w:rsid w:val="74F31030"/>
    <w:rsid w:val="751A3861"/>
    <w:rsid w:val="75221275"/>
    <w:rsid w:val="753BBAEF"/>
    <w:rsid w:val="75403738"/>
    <w:rsid w:val="755FABD4"/>
    <w:rsid w:val="75764CC4"/>
    <w:rsid w:val="75A4CF16"/>
    <w:rsid w:val="75CE9E37"/>
    <w:rsid w:val="762D0D2B"/>
    <w:rsid w:val="7633A885"/>
    <w:rsid w:val="763A72F5"/>
    <w:rsid w:val="76407BE5"/>
    <w:rsid w:val="767ED3AE"/>
    <w:rsid w:val="76A5FEEB"/>
    <w:rsid w:val="76A9F7CC"/>
    <w:rsid w:val="76AD2FF1"/>
    <w:rsid w:val="76B24CAC"/>
    <w:rsid w:val="76C39FD8"/>
    <w:rsid w:val="76C828DC"/>
    <w:rsid w:val="76E63A72"/>
    <w:rsid w:val="771D5680"/>
    <w:rsid w:val="7727C69F"/>
    <w:rsid w:val="77426AAF"/>
    <w:rsid w:val="776EADF4"/>
    <w:rsid w:val="777538CB"/>
    <w:rsid w:val="77854C56"/>
    <w:rsid w:val="7794D5D3"/>
    <w:rsid w:val="77B7B004"/>
    <w:rsid w:val="77C683F9"/>
    <w:rsid w:val="77D21392"/>
    <w:rsid w:val="77E6809B"/>
    <w:rsid w:val="77EB789A"/>
    <w:rsid w:val="77FD6207"/>
    <w:rsid w:val="7827236E"/>
    <w:rsid w:val="7846D21F"/>
    <w:rsid w:val="784F8AA7"/>
    <w:rsid w:val="7868B60C"/>
    <w:rsid w:val="787503A6"/>
    <w:rsid w:val="7879C0BA"/>
    <w:rsid w:val="78A17B24"/>
    <w:rsid w:val="78BA9F55"/>
    <w:rsid w:val="78BB717F"/>
    <w:rsid w:val="78C1FB5E"/>
    <w:rsid w:val="78C2A87B"/>
    <w:rsid w:val="78CFB026"/>
    <w:rsid w:val="78E957B4"/>
    <w:rsid w:val="78ECE799"/>
    <w:rsid w:val="78F22CB4"/>
    <w:rsid w:val="78F607CB"/>
    <w:rsid w:val="790E3B23"/>
    <w:rsid w:val="79195663"/>
    <w:rsid w:val="79227CBA"/>
    <w:rsid w:val="7923644B"/>
    <w:rsid w:val="7925F29A"/>
    <w:rsid w:val="7947B035"/>
    <w:rsid w:val="7953B7EA"/>
    <w:rsid w:val="798731A6"/>
    <w:rsid w:val="79894C83"/>
    <w:rsid w:val="79BF1B7D"/>
    <w:rsid w:val="79C0EE43"/>
    <w:rsid w:val="79F4854A"/>
    <w:rsid w:val="7A0291C0"/>
    <w:rsid w:val="7A044D55"/>
    <w:rsid w:val="7A254F25"/>
    <w:rsid w:val="7A395E61"/>
    <w:rsid w:val="7A5DB7D3"/>
    <w:rsid w:val="7A668F87"/>
    <w:rsid w:val="7A92B361"/>
    <w:rsid w:val="7AA315EB"/>
    <w:rsid w:val="7AA63CE5"/>
    <w:rsid w:val="7AB3AD28"/>
    <w:rsid w:val="7AB824CD"/>
    <w:rsid w:val="7AE5BB6B"/>
    <w:rsid w:val="7AECAC4C"/>
    <w:rsid w:val="7B0E2A2E"/>
    <w:rsid w:val="7B153F22"/>
    <w:rsid w:val="7B2C4DA7"/>
    <w:rsid w:val="7B43D4A7"/>
    <w:rsid w:val="7B4B2754"/>
    <w:rsid w:val="7B8C3FE3"/>
    <w:rsid w:val="7B900F56"/>
    <w:rsid w:val="7B9B237A"/>
    <w:rsid w:val="7B9D9F50"/>
    <w:rsid w:val="7BB98C15"/>
    <w:rsid w:val="7BEE1659"/>
    <w:rsid w:val="7BEF48DA"/>
    <w:rsid w:val="7C029F18"/>
    <w:rsid w:val="7C0AC5CD"/>
    <w:rsid w:val="7C256C60"/>
    <w:rsid w:val="7C26F514"/>
    <w:rsid w:val="7C2EBF9D"/>
    <w:rsid w:val="7C3348A4"/>
    <w:rsid w:val="7C3AD7FD"/>
    <w:rsid w:val="7C3BDA01"/>
    <w:rsid w:val="7C3F1F33"/>
    <w:rsid w:val="7C59FA54"/>
    <w:rsid w:val="7C5E2803"/>
    <w:rsid w:val="7C6DADF3"/>
    <w:rsid w:val="7C6E42CE"/>
    <w:rsid w:val="7C7B35A0"/>
    <w:rsid w:val="7C80C81F"/>
    <w:rsid w:val="7C98700A"/>
    <w:rsid w:val="7CB601FD"/>
    <w:rsid w:val="7CC282D4"/>
    <w:rsid w:val="7CC75859"/>
    <w:rsid w:val="7CD4EEE0"/>
    <w:rsid w:val="7CF94E84"/>
    <w:rsid w:val="7D07A64B"/>
    <w:rsid w:val="7D17A737"/>
    <w:rsid w:val="7D2F1E4E"/>
    <w:rsid w:val="7D55C7C7"/>
    <w:rsid w:val="7D7953A9"/>
    <w:rsid w:val="7D79E0DC"/>
    <w:rsid w:val="7D7B2BF4"/>
    <w:rsid w:val="7D810E57"/>
    <w:rsid w:val="7DA6411D"/>
    <w:rsid w:val="7DAE9FEB"/>
    <w:rsid w:val="7DB36498"/>
    <w:rsid w:val="7DB61F0F"/>
    <w:rsid w:val="7DD4D947"/>
    <w:rsid w:val="7DDB84A5"/>
    <w:rsid w:val="7DE0A120"/>
    <w:rsid w:val="7DE21521"/>
    <w:rsid w:val="7DF65A56"/>
    <w:rsid w:val="7DFA581B"/>
    <w:rsid w:val="7E0A3B7D"/>
    <w:rsid w:val="7E13AF56"/>
    <w:rsid w:val="7E1D4B23"/>
    <w:rsid w:val="7E1F1707"/>
    <w:rsid w:val="7E2DCC81"/>
    <w:rsid w:val="7E444D90"/>
    <w:rsid w:val="7E6F1AB5"/>
    <w:rsid w:val="7E70E81F"/>
    <w:rsid w:val="7E78E7C3"/>
    <w:rsid w:val="7EA3BDAF"/>
    <w:rsid w:val="7EB1DA8B"/>
    <w:rsid w:val="7ECE6758"/>
    <w:rsid w:val="7EE55A02"/>
    <w:rsid w:val="7EF4108B"/>
    <w:rsid w:val="7EFC6B0A"/>
    <w:rsid w:val="7EFE1709"/>
    <w:rsid w:val="7F150F49"/>
    <w:rsid w:val="7F1F4B70"/>
    <w:rsid w:val="7F299602"/>
    <w:rsid w:val="7F4E2319"/>
    <w:rsid w:val="7F5843C6"/>
    <w:rsid w:val="7F6F8CBD"/>
    <w:rsid w:val="7F7333C5"/>
    <w:rsid w:val="7F744556"/>
    <w:rsid w:val="7F845CA0"/>
    <w:rsid w:val="7FB5ABDE"/>
    <w:rsid w:val="7FC992CE"/>
    <w:rsid w:val="7FDF54E2"/>
    <w:rsid w:val="7FF1E3AF"/>
    <w:rsid w:val="7FF8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08688"/>
  <w15:docId w15:val="{8087EB1A-94B4-4BC6-BB89-FB04970EA8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6CC9"/>
  </w:style>
  <w:style w:type="paragraph" w:styleId="Heading1">
    <w:name w:val="heading 1"/>
    <w:basedOn w:val="Normal"/>
    <w:next w:val="Normal"/>
    <w:link w:val="Heading1Char"/>
    <w:qFormat/>
    <w:rsid w:val="00C36E28"/>
    <w:pPr>
      <w:keepNext/>
      <w:keepLines/>
      <w:numPr>
        <w:numId w:val="3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B43F79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B43F79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B43F79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B43F79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B43F79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B43F79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B43F79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B43F79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C36E28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rsid w:val="00C36E28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rsid w:val="00C36E2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B43F7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43F7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3F7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3F7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3F7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3F79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3F79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3F7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nhideWhenUsed/>
    <w:rsid w:val="00B442E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B442EB"/>
  </w:style>
  <w:style w:type="paragraph" w:styleId="Footer">
    <w:name w:val="footer"/>
    <w:basedOn w:val="Normal"/>
    <w:link w:val="FooterChar"/>
    <w:uiPriority w:val="99"/>
    <w:unhideWhenUsed/>
    <w:rsid w:val="00B442E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442EB"/>
  </w:style>
  <w:style w:type="table" w:styleId="TableGrid">
    <w:name w:val="Table Grid"/>
    <w:basedOn w:val="TableNormal"/>
    <w:uiPriority w:val="59"/>
    <w:rsid w:val="00F749DD"/>
    <w:pPr>
      <w:spacing w:after="0" w:line="240" w:lineRule="auto"/>
    </w:pPr>
    <w:tblPr/>
  </w:style>
  <w:style w:type="paragraph" w:styleId="ListParagraph">
    <w:name w:val="List Paragraph"/>
    <w:basedOn w:val="Normal"/>
    <w:uiPriority w:val="34"/>
    <w:qFormat/>
    <w:rsid w:val="004D084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D08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084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D084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084B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40F2"/>
    <w:pPr>
      <w:numPr>
        <w:numId w:val="0"/>
      </w:num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F40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1A5B"/>
    <w:pPr>
      <w:tabs>
        <w:tab w:val="left" w:pos="880"/>
        <w:tab w:val="right" w:leader="dot" w:pos="935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F40F2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302216"/>
    <w:rPr>
      <w:color w:val="2B579A"/>
      <w:shd w:val="clear" w:color="auto" w:fill="E6E6E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2A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B32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1A5B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paragraph" w:styleId="Revision">
    <w:name w:val="Revision"/>
    <w:hidden/>
    <w:uiPriority w:val="99"/>
    <w:semiHidden/>
    <w:rsid w:val="00A01A5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01A5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5115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45115E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4D1A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54D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4D1A"/>
    <w:rPr>
      <w:vertAlign w:val="superscript"/>
    </w:rPr>
  </w:style>
  <w:style w:type="paragraph" w:styleId="NoSpacing">
    <w:name w:val="No Spacing"/>
    <w:link w:val="NoSpacingChar"/>
    <w:uiPriority w:val="1"/>
    <w:qFormat/>
    <w:rsid w:val="00D54363"/>
    <w:pPr>
      <w:spacing w:after="0" w:line="240" w:lineRule="auto"/>
    </w:pPr>
    <w:rPr>
      <w:rFonts w:ascii="Calibri" w:hAnsi="Calibri" w:eastAsia="Times New Roman" w:cs="Times New Roman"/>
      <w:lang w:eastAsia="ja-JP"/>
    </w:rPr>
  </w:style>
  <w:style w:type="character" w:styleId="NoSpacingChar" w:customStyle="1">
    <w:name w:val="No Spacing Char"/>
    <w:link w:val="NoSpacing"/>
    <w:uiPriority w:val="1"/>
    <w:rsid w:val="00D54363"/>
    <w:rPr>
      <w:rFonts w:ascii="Calibri" w:hAnsi="Calibri" w:eastAsia="Times New Roman" w:cs="Times New Roman"/>
      <w:lang w:eastAsia="ja-JP"/>
    </w:rPr>
  </w:style>
  <w:style w:type="paragraph" w:styleId="Style1" w:customStyle="1">
    <w:name w:val="Style1"/>
    <w:basedOn w:val="Normal"/>
    <w:link w:val="Style1Char"/>
    <w:qFormat/>
    <w:rsid w:val="0051007C"/>
    <w:pPr>
      <w:autoSpaceDE w:val="0"/>
      <w:autoSpaceDN w:val="0"/>
      <w:adjustRightInd w:val="0"/>
      <w:spacing w:after="0" w:line="240" w:lineRule="auto"/>
    </w:pPr>
    <w:rPr>
      <w:rFonts w:ascii="Arial" w:hAnsi="Arial" w:eastAsia="MS Mincho" w:cs="Arial"/>
      <w:b/>
      <w:bCs/>
      <w:color w:val="000000"/>
      <w:sz w:val="32"/>
      <w:szCs w:val="36"/>
      <w:u w:val="single"/>
      <w:lang w:eastAsia="ja-JP"/>
    </w:rPr>
  </w:style>
  <w:style w:type="character" w:styleId="Style1Char" w:customStyle="1">
    <w:name w:val="Style1 Char"/>
    <w:link w:val="Style1"/>
    <w:rsid w:val="0051007C"/>
    <w:rPr>
      <w:rFonts w:ascii="Arial" w:hAnsi="Arial" w:eastAsia="MS Mincho" w:cs="Arial"/>
      <w:b/>
      <w:bCs/>
      <w:color w:val="000000"/>
      <w:sz w:val="32"/>
      <w:szCs w:val="36"/>
      <w:u w:val="single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F32D7F"/>
    <w:rPr>
      <w:color w:val="808080"/>
    </w:rPr>
  </w:style>
  <w:style w:type="character" w:styleId="Style2" w:customStyle="1">
    <w:name w:val="Style2"/>
    <w:basedOn w:val="DefaultParagraphFont"/>
    <w:uiPriority w:val="1"/>
    <w:rsid w:val="00757CCC"/>
    <w:rPr>
      <w:rFonts w:ascii="Arial" w:hAnsi="Arial"/>
      <w:color w:val="000000" w:themeColor="text1"/>
      <w:sz w:val="20"/>
    </w:rPr>
  </w:style>
  <w:style w:type="character" w:styleId="Style3" w:customStyle="1">
    <w:name w:val="Style3"/>
    <w:basedOn w:val="DefaultParagraphFont"/>
    <w:uiPriority w:val="1"/>
    <w:rsid w:val="00757CCC"/>
    <w:rPr>
      <w:rFonts w:ascii="Arial" w:hAnsi="Arial"/>
      <w:color w:val="000000" w:themeColor="text1"/>
      <w:sz w:val="20"/>
    </w:rPr>
  </w:style>
  <w:style w:type="character" w:styleId="Style4" w:customStyle="1">
    <w:name w:val="Style4"/>
    <w:basedOn w:val="DefaultParagraphFont"/>
    <w:uiPriority w:val="1"/>
    <w:rsid w:val="00F81E84"/>
    <w:rPr>
      <w:rFonts w:ascii="Arial" w:hAnsi="Arial"/>
      <w:b/>
      <w:sz w:val="20"/>
    </w:rPr>
  </w:style>
  <w:style w:type="character" w:styleId="Style5" w:customStyle="1">
    <w:name w:val="Style5"/>
    <w:basedOn w:val="DefaultParagraphFont"/>
    <w:uiPriority w:val="1"/>
    <w:rsid w:val="00F81E84"/>
    <w:rPr>
      <w:rFonts w:ascii="Arial" w:hAnsi="Arial"/>
      <w:b/>
      <w:sz w:val="20"/>
    </w:rPr>
  </w:style>
  <w:style w:type="character" w:styleId="Style6" w:customStyle="1">
    <w:name w:val="Style6"/>
    <w:basedOn w:val="DefaultParagraphFont"/>
    <w:uiPriority w:val="1"/>
    <w:rsid w:val="00F81E84"/>
    <w:rPr>
      <w:rFonts w:ascii="Arial" w:hAnsi="Arial"/>
      <w:b/>
      <w:sz w:val="20"/>
    </w:rPr>
  </w:style>
  <w:style w:type="character" w:styleId="Style7" w:customStyle="1">
    <w:name w:val="Style7"/>
    <w:basedOn w:val="DefaultParagraphFont"/>
    <w:uiPriority w:val="1"/>
    <w:rsid w:val="00F81E84"/>
    <w:rPr>
      <w:rFonts w:ascii="Arial" w:hAnsi="Arial"/>
      <w:b/>
      <w:sz w:val="20"/>
    </w:rPr>
  </w:style>
  <w:style w:type="paragraph" w:styleId="paragraph" w:customStyle="1">
    <w:name w:val="paragraph"/>
    <w:basedOn w:val="Normal"/>
    <w:rsid w:val="009914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991464"/>
  </w:style>
  <w:style w:type="character" w:styleId="normaltextrun" w:customStyle="1">
    <w:name w:val="normaltextrun"/>
    <w:basedOn w:val="DefaultParagraphFont"/>
    <w:rsid w:val="00991464"/>
  </w:style>
  <w:style w:type="character" w:styleId="Style8" w:customStyle="1">
    <w:name w:val="Style8"/>
    <w:basedOn w:val="DefaultParagraphFont"/>
    <w:uiPriority w:val="1"/>
    <w:rsid w:val="00FA402D"/>
    <w:rPr>
      <w:rFonts w:ascii="Arial" w:hAnsi="Arial"/>
      <w:sz w:val="20"/>
    </w:rPr>
  </w:style>
  <w:style w:type="character" w:styleId="Style9" w:customStyle="1">
    <w:name w:val="Style9"/>
    <w:basedOn w:val="Style8"/>
    <w:uiPriority w:val="1"/>
    <w:rsid w:val="003775CD"/>
    <w:rPr>
      <w:rFonts w:ascii="Arial" w:hAnsi="Arial"/>
      <w:sz w:val="20"/>
    </w:rPr>
  </w:style>
  <w:style w:type="paragraph" w:styleId="BodyText">
    <w:name w:val="Body Text"/>
    <w:basedOn w:val="Normal"/>
    <w:link w:val="BodyTextChar"/>
    <w:rsid w:val="00910C00"/>
    <w:pPr>
      <w:widowControl w:val="0"/>
      <w:overflowPunct w:val="0"/>
      <w:autoSpaceDE w:val="0"/>
      <w:autoSpaceDN w:val="0"/>
      <w:adjustRightInd w:val="0"/>
      <w:spacing w:before="120" w:after="120" w:line="240" w:lineRule="auto"/>
      <w:ind w:left="1080"/>
      <w:textAlignment w:val="baseline"/>
    </w:pPr>
    <w:rPr>
      <w:rFonts w:ascii="Arial" w:hAnsi="Arial" w:eastAsia="Times New Roman" w:cs="Times New Roman"/>
      <w:bCs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910C00"/>
    <w:rPr>
      <w:rFonts w:ascii="Arial" w:hAnsi="Arial" w:eastAsia="Times New Roman" w:cs="Times New Roman"/>
      <w:bCs/>
      <w:sz w:val="20"/>
      <w:szCs w:val="20"/>
    </w:rPr>
  </w:style>
  <w:style w:type="paragraph" w:styleId="HeaderRight" w:customStyle="1">
    <w:name w:val="Header Right"/>
    <w:rsid w:val="00910C00"/>
    <w:pPr>
      <w:spacing w:after="0" w:line="360" w:lineRule="auto"/>
      <w:jc w:val="right"/>
    </w:pPr>
    <w:rPr>
      <w:rFonts w:ascii="Arial" w:hAnsi="Arial" w:eastAsia="Times New Roman" w:cs="Franklin Gothic Medium"/>
      <w:b/>
      <w:iCs/>
      <w:color w:val="000000"/>
      <w:sz w:val="20"/>
      <w:szCs w:val="36"/>
    </w:rPr>
  </w:style>
  <w:style w:type="paragraph" w:styleId="ListBullet">
    <w:name w:val="List Bullet"/>
    <w:rsid w:val="00910C00"/>
    <w:pPr>
      <w:widowControl w:val="0"/>
      <w:numPr>
        <w:numId w:val="29"/>
      </w:numPr>
      <w:tabs>
        <w:tab w:val="left" w:pos="1440"/>
      </w:tabs>
      <w:spacing w:after="140" w:line="240" w:lineRule="auto"/>
    </w:pPr>
    <w:rPr>
      <w:rFonts w:ascii="Arial" w:hAnsi="Arial" w:eastAsia="Times New Roman" w:cs="Times New Roman"/>
      <w:sz w:val="20"/>
      <w:szCs w:val="24"/>
    </w:rPr>
  </w:style>
  <w:style w:type="paragraph" w:styleId="TOCTitle" w:customStyle="1">
    <w:name w:val="TOC Title"/>
    <w:rsid w:val="00910C00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480" w:after="180" w:line="240" w:lineRule="auto"/>
      <w:jc w:val="center"/>
      <w:textAlignment w:val="baseline"/>
    </w:pPr>
    <w:rPr>
      <w:rFonts w:ascii="Arial" w:hAnsi="Arial" w:eastAsia="Times New Roman" w:cs="Arial"/>
      <w:b/>
      <w:sz w:val="20"/>
      <w:szCs w:val="20"/>
    </w:rPr>
  </w:style>
  <w:style w:type="character" w:styleId="PageNumber">
    <w:name w:val="page number"/>
    <w:semiHidden/>
    <w:rsid w:val="00910C00"/>
    <w:rPr>
      <w:rFonts w:ascii="Arial" w:hAnsi="Arial"/>
      <w:b/>
      <w:sz w:val="20"/>
    </w:rPr>
  </w:style>
  <w:style w:type="paragraph" w:styleId="FigureSpacer" w:customStyle="1">
    <w:name w:val="Figure Spacer"/>
    <w:rsid w:val="00910C00"/>
    <w:pPr>
      <w:spacing w:after="0" w:line="240" w:lineRule="auto"/>
      <w:ind w:left="720"/>
    </w:pPr>
    <w:rPr>
      <w:rFonts w:ascii="Arial" w:hAnsi="Arial" w:eastAsia="Times New Roman" w:cs="Times New Roman"/>
      <w:bCs/>
      <w:noProof/>
      <w:sz w:val="16"/>
      <w:szCs w:val="20"/>
    </w:rPr>
  </w:style>
  <w:style w:type="paragraph" w:styleId="HeaderTitle" w:customStyle="1">
    <w:name w:val="Header Title"/>
    <w:basedOn w:val="HeaderRight"/>
    <w:qFormat/>
    <w:rsid w:val="00910C00"/>
    <w:pPr>
      <w:autoSpaceDE w:val="0"/>
      <w:autoSpaceDN w:val="0"/>
      <w:adjustRightInd w:val="0"/>
      <w:spacing w:before="120" w:after="60"/>
    </w:pPr>
    <w:rPr>
      <w:rFonts w:cs="Arial"/>
      <w:caps/>
      <w:smallCaps/>
      <w:szCs w:val="20"/>
    </w:rPr>
  </w:style>
  <w:style w:type="paragraph" w:styleId="Footerright" w:customStyle="1">
    <w:name w:val="Footer right"/>
    <w:rsid w:val="00910C00"/>
    <w:pPr>
      <w:spacing w:before="60" w:after="60" w:line="240" w:lineRule="auto"/>
      <w:jc w:val="right"/>
    </w:pPr>
    <w:rPr>
      <w:rFonts w:ascii="Arial" w:hAnsi="Arial" w:eastAsia="Times New Roman" w:cs="Arial"/>
      <w:sz w:val="16"/>
      <w:szCs w:val="16"/>
    </w:rPr>
  </w:style>
  <w:style w:type="paragraph" w:styleId="DocControlTitle" w:customStyle="1">
    <w:name w:val="Doc Control Title"/>
    <w:rsid w:val="00910C00"/>
    <w:pPr>
      <w:spacing w:after="240" w:line="240" w:lineRule="auto"/>
      <w:jc w:val="center"/>
      <w:outlineLvl w:val="2"/>
    </w:pPr>
    <w:rPr>
      <w:rFonts w:ascii="Arial" w:hAnsi="Arial" w:eastAsia="Times New Roman" w:cs="Arial"/>
      <w:b/>
      <w:bCs/>
      <w:caps/>
      <w:kern w:val="32"/>
      <w:sz w:val="20"/>
      <w:szCs w:val="20"/>
    </w:rPr>
  </w:style>
  <w:style w:type="paragraph" w:styleId="owner" w:customStyle="1">
    <w:name w:val="owner"/>
    <w:rsid w:val="00910C00"/>
    <w:pPr>
      <w:spacing w:before="4320" w:after="0" w:line="240" w:lineRule="auto"/>
      <w:jc w:val="center"/>
    </w:pPr>
    <w:rPr>
      <w:rFonts w:ascii="Arial" w:hAnsi="Arial" w:eastAsia="Times New Roman" w:cs="Arial"/>
      <w:b/>
      <w:bCs/>
      <w:kern w:val="28"/>
      <w:sz w:val="24"/>
      <w:szCs w:val="32"/>
    </w:rPr>
  </w:style>
  <w:style w:type="paragraph" w:styleId="TableSpacer" w:customStyle="1">
    <w:name w:val="Table Spacer"/>
    <w:basedOn w:val="FigureSpacer"/>
    <w:rsid w:val="00910C00"/>
    <w:pPr>
      <w:ind w:left="0"/>
    </w:pPr>
    <w:rPr>
      <w:sz w:val="4"/>
      <w:szCs w:val="4"/>
    </w:rPr>
  </w:style>
  <w:style w:type="character" w:styleId="BookTitle">
    <w:name w:val="Book Title"/>
    <w:basedOn w:val="DefaultParagraphFont"/>
    <w:uiPriority w:val="33"/>
    <w:qFormat/>
    <w:rsid w:val="008C6F76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55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4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3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1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4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97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8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2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05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3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7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4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1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6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9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6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7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0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5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2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1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32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2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2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1.emf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5.emf" Id="rId17" /><Relationship Type="http://schemas.openxmlformats.org/officeDocument/2006/relationships/customXml" Target="../customXml/item2.xml" Id="rId2" /><Relationship Type="http://schemas.openxmlformats.org/officeDocument/2006/relationships/image" Target="media/image4.emf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microsoft.com/office/2020/10/relationships/intelligence" Target="intelligence2.xml" Id="rId24" /><Relationship Type="http://schemas.openxmlformats.org/officeDocument/2006/relationships/numbering" Target="numbering.xml" Id="rId5" /><Relationship Type="http://schemas.openxmlformats.org/officeDocument/2006/relationships/image" Target="media/image3.emf" Id="rId15" /><Relationship Type="http://schemas.microsoft.com/office/2019/05/relationships/documenttasks" Target="documenttasks/documenttasks1.xml" Id="rId23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emf" Id="rId14" /><Relationship Type="http://schemas.openxmlformats.org/officeDocument/2006/relationships/theme" Target="theme/theme1.xml" Id="rId22" /></Relationships>
</file>

<file path=word/documenttasks/documenttasks1.xml><?xml version="1.0" encoding="utf-8"?>
<t:Tasks xmlns:t="http://schemas.microsoft.com/office/tasks/2019/documenttasks" xmlns:oel="http://schemas.microsoft.com/office/2019/extlst">
  <t:Task id="{71BED8AE-270A-4A3A-9F75-C11E542DE33C}">
    <t:Anchor>
      <t:Comment id="1032448124"/>
    </t:Anchor>
    <t:History>
      <t:Event id="{09EC236C-C18C-4DF2-97F3-92E29B062BCA}" time="2025-12-11T14:31:17.588Z">
        <t:Attribution userId="S::adam.kelley@eversource.com::1717fbee-0d3d-435a-baee-878289398f21" userProvider="AD" userName="Kelley, Adam S"/>
        <t:Anchor>
          <t:Comment id="1564245430"/>
        </t:Anchor>
        <t:Create/>
      </t:Event>
      <t:Event id="{B345E063-B836-400B-9012-5A6A6EB409B5}" time="2025-12-11T14:31:17.588Z">
        <t:Attribution userId="S::adam.kelley@eversource.com::1717fbee-0d3d-435a-baee-878289398f21" userProvider="AD" userName="Kelley, Adam S"/>
        <t:Anchor>
          <t:Comment id="1564245430"/>
        </t:Anchor>
        <t:Assign userId="S::amsa.mangga@eversource.com::ab8ef4c1-83f2-44b2-b1db-0b1f736ceea9" userProvider="AD" userName="Mangga, Amsa"/>
      </t:Event>
      <t:Event id="{C87B7C9C-3B4F-4D28-B2E6-199DEFB26A96}" time="2025-12-11T14:31:17.588Z">
        <t:Attribution userId="S::adam.kelley@eversource.com::1717fbee-0d3d-435a-baee-878289398f21" userProvider="AD" userName="Kelley, Adam S"/>
        <t:Anchor>
          <t:Comment id="1564245430"/>
        </t:Anchor>
        <t:SetTitle title="@Mangga, Amsa please answer - thanks"/>
      </t:Event>
      <t:Event id="{5E0CF544-ADA7-431F-925A-B4902885D19C}" time="2026-01-06T18:09:22.329Z">
        <t:Attribution userId="S::adam.kelley@eversource.com::1717fbee-0d3d-435a-baee-878289398f21" userProvider="AD" userName="Kelley, Adam S"/>
        <t:Progress percentComplete="100"/>
      </t:Event>
    </t:History>
  </t:Task>
  <t:Task id="{EC2388C9-02AD-4C78-AFAD-213AD9D1EC48}">
    <t:Anchor>
      <t:Comment id="1888692560"/>
    </t:Anchor>
    <t:History>
      <t:Event id="{2E07DFCF-45ED-4A75-A055-AAB8AA5C10C7}" time="2025-12-12T13:22:42.56Z">
        <t:Attribution userId="S::adam.kelley@eversource.com::1717fbee-0d3d-435a-baee-878289398f21" userProvider="AD" userName="Kelley, Adam S"/>
        <t:Anchor>
          <t:Comment id="511374387"/>
        </t:Anchor>
        <t:Create/>
      </t:Event>
      <t:Event id="{B79368A8-2D9D-436E-9C46-9C7655222715}" time="2025-12-12T13:22:42.56Z">
        <t:Attribution userId="S::adam.kelley@eversource.com::1717fbee-0d3d-435a-baee-878289398f21" userProvider="AD" userName="Kelley, Adam S"/>
        <t:Anchor>
          <t:Comment id="511374387"/>
        </t:Anchor>
        <t:Assign userId="S::amsa.mangga@eversource.com::ab8ef4c1-83f2-44b2-b1db-0b1f736ceea9" userProvider="AD" userName="Mangga, Amsa"/>
      </t:Event>
      <t:Event id="{BA3D55E3-1AC8-4E9A-BD6E-F998EEF2D183}" time="2025-12-12T13:22:42.56Z">
        <t:Attribution userId="S::adam.kelley@eversource.com::1717fbee-0d3d-435a-baee-878289398f21" userProvider="AD" userName="Kelley, Adam S"/>
        <t:Anchor>
          <t:Comment id="511374387"/>
        </t:Anchor>
        <t:SetTitle title="@Mangga, Amsa please answer - Thanks."/>
      </t:Event>
      <t:Event id="{453F0049-E5F5-4574-BBDF-DA2D1F9503AF}" time="2026-01-06T18:10:40.03Z">
        <t:Attribution userId="S::adam.kelley@eversource.com::1717fbee-0d3d-435a-baee-878289398f21" userProvider="AD" userName="Kelley, Adam S"/>
        <t:Progress percentComplete="100"/>
      </t:Event>
    </t:History>
  </t:Task>
  <t:Task id="{0C68365F-A099-4D5B-A257-6FC9BEBAEDB5}">
    <t:Anchor>
      <t:Comment id="784037181"/>
    </t:Anchor>
    <t:History>
      <t:Event id="{2723C8FE-DE17-4183-80BA-3FE991DF72C2}" time="2025-12-15T17:09:58.284Z">
        <t:Attribution userId="S::adam.kelley@eversource.com::1717fbee-0d3d-435a-baee-878289398f21" userProvider="AD" userName="Kelley, Adam S"/>
        <t:Anchor>
          <t:Comment id="449058046"/>
        </t:Anchor>
        <t:Create/>
      </t:Event>
      <t:Event id="{193E4694-2158-4589-9D9B-B54CE89FA2F5}" time="2025-12-15T17:09:58.284Z">
        <t:Attribution userId="S::adam.kelley@eversource.com::1717fbee-0d3d-435a-baee-878289398f21" userProvider="AD" userName="Kelley, Adam S"/>
        <t:Anchor>
          <t:Comment id="449058046"/>
        </t:Anchor>
        <t:Assign userId="S::john.zicko@eversource.com::ff06769b-02a7-4f1e-8981-de0f6af92eaa" userProvider="AD" userName="Zicko, John M"/>
      </t:Event>
      <t:Event id="{6A24DAD9-9B21-4A31-A5FB-B903886DF9B4}" time="2025-12-15T17:09:58.284Z">
        <t:Attribution userId="S::adam.kelley@eversource.com::1717fbee-0d3d-435a-baee-878289398f21" userProvider="AD" userName="Kelley, Adam S"/>
        <t:Anchor>
          <t:Comment id="449058046"/>
        </t:Anchor>
        <t:SetTitle title="@Zicko, John M understood. What would be the follow up to this concern? Thanks."/>
      </t:Event>
      <t:Event id="{04991F8C-16DE-4939-B174-C6A9398976EC}" time="2026-01-06T22:11:36.942Z">
        <t:Attribution userId="S::adam.kelley@eversource.com::1717fbee-0d3d-435a-baee-878289398f21" userProvider="AD" userName="Kelley, Adam S"/>
        <t:Progress percentComplete="100"/>
      </t:Event>
    </t:History>
  </t:Task>
  <t:Task id="{24FEE415-07B8-4B78-A052-CD595BFABE7C}">
    <t:Anchor>
      <t:Comment id="1913971859"/>
    </t:Anchor>
    <t:History>
      <t:Event id="{E6786F4F-534E-452E-9642-C8A83F905108}" time="2026-01-06T18:17:45.677Z">
        <t:Attribution userId="S::adam.kelley@eversource.com::1717fbee-0d3d-435a-baee-878289398f21" userProvider="AD" userName="Kelley, Adam S"/>
        <t:Anchor>
          <t:Comment id="1736366580"/>
        </t:Anchor>
        <t:Create/>
      </t:Event>
      <t:Event id="{05E42C76-F0DE-4962-A858-842C4AE2E892}" time="2026-01-06T18:17:45.677Z">
        <t:Attribution userId="S::adam.kelley@eversource.com::1717fbee-0d3d-435a-baee-878289398f21" userProvider="AD" userName="Kelley, Adam S"/>
        <t:Anchor>
          <t:Comment id="1736366580"/>
        </t:Anchor>
        <t:Assign userId="S::amsa.mangga@eversource.com::ab8ef4c1-83f2-44b2-b1db-0b1f736ceea9" userProvider="AD" userName="Mangga, Amsa"/>
      </t:Event>
      <t:Event id="{9FEB0ACC-FF99-4FC5-9958-F1EDE9AA4680}" time="2026-01-06T18:17:45.677Z">
        <t:Attribution userId="S::adam.kelley@eversource.com::1717fbee-0d3d-435a-baee-878289398f21" userProvider="AD" userName="Kelley, Adam S"/>
        <t:Anchor>
          <t:Comment id="1736366580"/>
        </t:Anchor>
        <t:SetTitle title="@Mangga, Amsa could you please reword or add context"/>
      </t:Event>
      <t:Event id="{379395B5-E543-41C8-8255-43C6EE0C5C00}" time="2026-01-06T22:11:05.814Z">
        <t:Attribution userId="S::adam.kelley@eversource.com::1717fbee-0d3d-435a-baee-878289398f21" userProvider="AD" userName="Kelley, Adam S"/>
        <t:Progress percentComplete="100"/>
      </t:Event>
    </t:History>
  </t:Task>
  <t:Task id="{D4EAD667-B550-43FE-A5F8-14FEE41427FA}">
    <t:Anchor>
      <t:Comment id="1337267602"/>
    </t:Anchor>
    <t:History>
      <t:Event id="{024C90A8-2818-4DD6-8FBB-60FA1E102B62}" time="2025-12-12T13:29:31.115Z">
        <t:Attribution userId="S::adam.kelley@eversource.com::1717fbee-0d3d-435a-baee-878289398f21" userProvider="AD" userName="Kelley, Adam S"/>
        <t:Anchor>
          <t:Comment id="1895523976"/>
        </t:Anchor>
        <t:Create/>
      </t:Event>
      <t:Event id="{772E4D7F-2C5E-48F1-94B4-E34979793C29}" time="2025-12-12T13:29:31.115Z">
        <t:Attribution userId="S::adam.kelley@eversource.com::1717fbee-0d3d-435a-baee-878289398f21" userProvider="AD" userName="Kelley, Adam S"/>
        <t:Anchor>
          <t:Comment id="1895523976"/>
        </t:Anchor>
        <t:Assign userId="S::amsa.mangga@eversource.com::ab8ef4c1-83f2-44b2-b1db-0b1f736ceea9" userProvider="AD" userName="Mangga, Amsa"/>
      </t:Event>
      <t:Event id="{003CAE11-15AC-4EBC-A15D-A84D85952A81}" time="2025-12-12T13:29:31.115Z">
        <t:Attribution userId="S::adam.kelley@eversource.com::1717fbee-0d3d-435a-baee-878289398f21" userProvider="AD" userName="Kelley, Adam S"/>
        <t:Anchor>
          <t:Comment id="1895523976"/>
        </t:Anchor>
        <t:SetTitle title="@Mangga, Amsa could you please provide updated wording."/>
      </t:Event>
      <t:Event id="{E7151F13-08F3-48B7-A6CB-A40AF87014C6}" time="2025-12-15T17:08:55.578Z">
        <t:Attribution userId="S::adam.kelley@eversource.com::1717fbee-0d3d-435a-baee-878289398f21" userProvider="AD" userName="Kelley, Adam S"/>
        <t:Progress percentComplete="100"/>
      </t:Event>
    </t:History>
  </t:Task>
  <t:Task id="{A543EFA4-6C68-4A98-BD7A-523DB7077B43}">
    <t:Anchor>
      <t:Comment id="1562547675"/>
    </t:Anchor>
    <t:History>
      <t:Event id="{038BC6A1-8679-4E8A-A6D9-CF2269CF8157}" time="2025-12-15T17:06:09.194Z">
        <t:Attribution userId="S::adam.kelley@eversource.com::1717fbee-0d3d-435a-baee-878289398f21" userProvider="AD" userName="Kelley, Adam S"/>
        <t:Anchor>
          <t:Comment id="506861625"/>
        </t:Anchor>
        <t:Create/>
      </t:Event>
      <t:Event id="{0711EF6C-B6E2-41FC-9C4A-29DA487FBEBC}" time="2025-12-15T17:06:09.194Z">
        <t:Attribution userId="S::adam.kelley@eversource.com::1717fbee-0d3d-435a-baee-878289398f21" userProvider="AD" userName="Kelley, Adam S"/>
        <t:Anchor>
          <t:Comment id="506861625"/>
        </t:Anchor>
        <t:Assign userId="S::amsa.mangga@eversource.com::ab8ef4c1-83f2-44b2-b1db-0b1f736ceea9" userProvider="AD" userName="Mangga, Amsa"/>
      </t:Event>
      <t:Event id="{6903A78F-01B4-4344-B8E2-CCC9F4A6E383}" time="2025-12-15T17:06:09.194Z">
        <t:Attribution userId="S::adam.kelley@eversource.com::1717fbee-0d3d-435a-baee-878289398f21" userProvider="AD" userName="Kelley, Adam S"/>
        <t:Anchor>
          <t:Comment id="506861625"/>
        </t:Anchor>
        <t:SetTitle title="@Mangga, Amsa can you answer this?"/>
      </t:Event>
      <t:Event id="{0B61612C-C6B4-4383-A28F-704338AE02E2}" time="2026-01-06T22:11:42.535Z">
        <t:Attribution userId="S::adam.kelley@eversource.com::1717fbee-0d3d-435a-baee-878289398f21" userProvider="AD" userName="Kelley, Adam S"/>
        <t:Progress percentComplete="100"/>
      </t:Event>
    </t:History>
  </t:Task>
  <t:Task id="{ADE2A4BF-F8D6-4677-8504-49F452A144C6}">
    <t:Anchor>
      <t:Comment id="954630872"/>
    </t:Anchor>
    <t:History>
      <t:Event id="{A580CB26-9156-4DF7-BD7F-1553E7BE3E0E}" time="2025-12-15T17:15:47.74Z">
        <t:Attribution userId="S::adam.kelley@eversource.com::1717fbee-0d3d-435a-baee-878289398f21" userProvider="AD" userName="Kelley, Adam S"/>
        <t:Anchor>
          <t:Comment id="921071035"/>
        </t:Anchor>
        <t:Create/>
      </t:Event>
      <t:Event id="{52576E19-40BB-44F2-A266-8FCFE030E959}" time="2025-12-15T17:15:47.74Z">
        <t:Attribution userId="S::adam.kelley@eversource.com::1717fbee-0d3d-435a-baee-878289398f21" userProvider="AD" userName="Kelley, Adam S"/>
        <t:Anchor>
          <t:Comment id="921071035"/>
        </t:Anchor>
        <t:Assign userId="S::michelle.joubert@eversource.com::e66de3dc-2005-4d56-827d-ee7ecc507a96" userProvider="AD" userName="Joubert, Michelle L"/>
      </t:Event>
      <t:Event id="{5623DF24-EF82-4EF6-877D-2CB43A4F6281}" time="2025-12-15T17:15:47.74Z">
        <t:Attribution userId="S::adam.kelley@eversource.com::1717fbee-0d3d-435a-baee-878289398f21" userProvider="AD" userName="Kelley, Adam S"/>
        <t:Anchor>
          <t:Comment id="921071035"/>
        </t:Anchor>
        <t:SetTitle title="@Joubert, Michelle L could you please review. Patrick, according to Manny Revi's email this is needed to start P&amp;C Prelim design."/>
      </t:Event>
      <t:Event id="{2FE0A82D-A753-4651-B69B-2FB0A6C5355F}" time="2025-12-15T21:08:48.442Z">
        <t:Attribution userId="S::adam.kelley@eversource.com::1717fbee-0d3d-435a-baee-878289398f21" userProvider="AD" userName="Kelley, Adam S"/>
        <t:Progress percentComplete="100"/>
      </t:Event>
    </t:History>
  </t:Task>
  <t:Task id="{F59C23F4-3341-4160-9CFF-4201C3CA9590}">
    <t:Anchor>
      <t:Comment id="2080549858"/>
    </t:Anchor>
    <t:History>
      <t:Event id="{D6BE54D9-94C9-4932-B86D-0197EFD4D54F}" time="2026-01-06T18:17:45.677Z">
        <t:Attribution userId="S::adam.kelley@eversource.com::1717fbee-0d3d-435a-baee-878289398f21" userProvider="AD" userName="Kelley, Adam S"/>
        <t:Anchor>
          <t:Comment id="1509194621"/>
        </t:Anchor>
        <t:Create/>
      </t:Event>
      <t:Event id="{5B032AE2-F102-4B49-A178-6EA1DF44D9BC}" time="2026-01-06T18:17:45.677Z">
        <t:Attribution userId="S::adam.kelley@eversource.com::1717fbee-0d3d-435a-baee-878289398f21" userProvider="AD" userName="Kelley, Adam S"/>
        <t:Anchor>
          <t:Comment id="1509194621"/>
        </t:Anchor>
        <t:Assign userId="S::amsa.mangga@eversource.com::ab8ef4c1-83f2-44b2-b1db-0b1f736ceea9" userProvider="AD" userName="Mangga, Amsa"/>
      </t:Event>
      <t:Event id="{E862672E-12F4-436E-B568-DA4B5CB8EF43}" time="2026-01-06T18:17:45.677Z">
        <t:Attribution userId="S::adam.kelley@eversource.com::1717fbee-0d3d-435a-baee-878289398f21" userProvider="AD" userName="Kelley, Adam S"/>
        <t:Anchor>
          <t:Comment id="1509194621"/>
        </t:Anchor>
        <t:SetTitle title="@Mangga, Amsa could you please reword or add context"/>
      </t:Event>
      <t:Event id="{06E11875-31A4-4D2B-BCA7-AE97437CCF3E}" time="2026-01-06T22:10:44.463Z">
        <t:Attribution userId="S::adam.kelley@eversource.com::1717fbee-0d3d-435a-baee-878289398f21" userProvider="AD" userName="Kelley, Adam S"/>
        <t:Progress percentComplete="100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B3164BE56F4B8D97A26895EFE69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C7C44-1A77-428D-8D31-427DBA022A33}"/>
      </w:docPartPr>
      <w:docPartBody>
        <w:p xmlns:wp14="http://schemas.microsoft.com/office/word/2010/wordml" w:rsidR="00642833" w:rsidP="00933507" w:rsidRDefault="00933507" w14:paraId="7C339B60" wp14:textId="77777777">
          <w:pPr>
            <w:pStyle w:val="CCB3164BE56F4B8D97A26895EFE69D6F1"/>
          </w:pPr>
          <w:r w:rsidRPr="00F66179">
            <w:rPr>
              <w:rStyle w:val="PlaceholderText"/>
              <w:color w:val="000000" w:themeColor="text1"/>
              <w:sz w:val="20"/>
              <w:szCs w:val="20"/>
            </w:rPr>
            <w:t>Choose an item</w:t>
          </w:r>
        </w:p>
      </w:docPartBody>
    </w:docPart>
    <w:docPart>
      <w:docPartPr>
        <w:name w:val="48F144B37E0341DDB7BD7767E3CEC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50F1-AC44-4332-9C97-8CBBC6B3B99F}"/>
      </w:docPartPr>
      <w:docPartBody>
        <w:p xmlns:wp14="http://schemas.microsoft.com/office/word/2010/wordml" w:rsidR="00642833" w:rsidP="00933507" w:rsidRDefault="00933507" w14:paraId="11A3F8F2" wp14:textId="77777777">
          <w:pPr>
            <w:pStyle w:val="48F144B37E0341DDB7BD7767E3CEC0281"/>
          </w:pPr>
          <w:r w:rsidRPr="00F66179">
            <w:rPr>
              <w:rStyle w:val="PlaceholderText"/>
              <w:color w:val="000000" w:themeColor="text1"/>
              <w:sz w:val="20"/>
              <w:szCs w:val="20"/>
            </w:rPr>
            <w:t>Choose an item</w:t>
          </w:r>
        </w:p>
      </w:docPartBody>
    </w:docPart>
    <w:docPart>
      <w:docPartPr>
        <w:name w:val="564E4C649AB54CD1B3EB133AC02D0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10098-9EB9-4A30-8B86-97C2A9EDA2FE}"/>
      </w:docPartPr>
      <w:docPartBody>
        <w:p xmlns:wp14="http://schemas.microsoft.com/office/word/2010/wordml" w:rsidR="00642833" w:rsidP="00933507" w:rsidRDefault="00933507" w14:paraId="332E21ED" wp14:textId="77777777">
          <w:pPr>
            <w:pStyle w:val="564E4C649AB54CD1B3EB133AC02D08DF1"/>
          </w:pPr>
          <w:r w:rsidRPr="00ED1B51">
            <w:rPr>
              <w:rFonts w:eastAsia="Calibri" w:cs="Times New Roman"/>
              <w:sz w:val="20"/>
              <w:szCs w:val="20"/>
            </w:rPr>
            <w:t>Choose an item</w:t>
          </w:r>
        </w:p>
      </w:docPartBody>
    </w:docPart>
    <w:docPart>
      <w:docPartPr>
        <w:name w:val="CC8F027E64594BB49B3F5A4E94D02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03AE4-C390-442E-BFB0-06B896A03888}"/>
      </w:docPartPr>
      <w:docPartBody>
        <w:p xmlns:wp14="http://schemas.microsoft.com/office/word/2010/wordml" w:rsidR="00642833" w:rsidP="00933507" w:rsidRDefault="00933507" w14:paraId="30283FAC" wp14:textId="77777777">
          <w:pPr>
            <w:pStyle w:val="CC8F027E64594BB49B3F5A4E94D025D71"/>
          </w:pPr>
          <w:r w:rsidRPr="00821780">
            <w:rPr>
              <w:rStyle w:val="PlaceholderText"/>
              <w:color w:val="000000" w:themeColor="text1"/>
              <w:sz w:val="20"/>
              <w:szCs w:val="20"/>
            </w:rPr>
            <w:t>Choose an item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0910B-3CB0-4154-9C5F-2BE454BBB49A}"/>
      </w:docPartPr>
      <w:docPartBody>
        <w:p xmlns:wp14="http://schemas.microsoft.com/office/word/2010/wordml" w:rsidR="00935FFC" w:rsidRDefault="00933507" w14:paraId="4C3E277F" wp14:textId="77777777">
          <w:r w:rsidRPr="006216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74E0BF36534CB8825C66667E2AF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8470F-2BFB-4CA9-8344-A7B746633C76}"/>
      </w:docPartPr>
      <w:docPartBody>
        <w:p xmlns:wp14="http://schemas.microsoft.com/office/word/2010/wordml" w:rsidR="00935FFC" w:rsidP="00933507" w:rsidRDefault="00933507" w14:paraId="4F14D7C8" wp14:textId="77777777">
          <w:pPr>
            <w:pStyle w:val="3D74E0BF36534CB8825C66667E2AFBE7"/>
          </w:pPr>
          <w:r w:rsidRPr="006216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2F789E056645C5A9DAE80D9EFDC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E72D1-125B-441F-8864-EBDB828FA716}"/>
      </w:docPartPr>
      <w:docPartBody>
        <w:p xmlns:wp14="http://schemas.microsoft.com/office/word/2010/wordml" w:rsidR="00935FFC" w:rsidP="00933507" w:rsidRDefault="00933507" w14:paraId="5362E849" wp14:textId="77777777">
          <w:pPr>
            <w:pStyle w:val="A62F789E056645C5A9DAE80D9EFDC49E"/>
          </w:pPr>
          <w:r w:rsidRPr="006216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D988E-3A0A-4042-BD71-59C7755EDA7A}"/>
      </w:docPartPr>
      <w:docPartBody>
        <w:p xmlns:wp14="http://schemas.microsoft.com/office/word/2010/wordml" w:rsidR="00E74FD7" w:rsidRDefault="00E74FD7" w14:paraId="54FBB16C" wp14:textId="77777777">
          <w:r w:rsidRPr="00304CE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FD"/>
    <w:rsid w:val="00020F61"/>
    <w:rsid w:val="00026E41"/>
    <w:rsid w:val="00045274"/>
    <w:rsid w:val="000453A6"/>
    <w:rsid w:val="00056C11"/>
    <w:rsid w:val="00070EA7"/>
    <w:rsid w:val="000A2A6E"/>
    <w:rsid w:val="000C101A"/>
    <w:rsid w:val="000E26B9"/>
    <w:rsid w:val="00110004"/>
    <w:rsid w:val="00127339"/>
    <w:rsid w:val="00151A0C"/>
    <w:rsid w:val="001553B7"/>
    <w:rsid w:val="00167670"/>
    <w:rsid w:val="0017180B"/>
    <w:rsid w:val="00172889"/>
    <w:rsid w:val="00175596"/>
    <w:rsid w:val="00176ED8"/>
    <w:rsid w:val="001E3F85"/>
    <w:rsid w:val="001F3326"/>
    <w:rsid w:val="001F3FFD"/>
    <w:rsid w:val="00200628"/>
    <w:rsid w:val="00207C5E"/>
    <w:rsid w:val="0022237C"/>
    <w:rsid w:val="0023535F"/>
    <w:rsid w:val="002464E0"/>
    <w:rsid w:val="00255181"/>
    <w:rsid w:val="002B6DCB"/>
    <w:rsid w:val="002E080A"/>
    <w:rsid w:val="002F1FBD"/>
    <w:rsid w:val="003027AC"/>
    <w:rsid w:val="003169AD"/>
    <w:rsid w:val="0032149F"/>
    <w:rsid w:val="00323248"/>
    <w:rsid w:val="00332DFA"/>
    <w:rsid w:val="003D1F12"/>
    <w:rsid w:val="003E5403"/>
    <w:rsid w:val="00423B6E"/>
    <w:rsid w:val="00430C70"/>
    <w:rsid w:val="00453935"/>
    <w:rsid w:val="00463E1D"/>
    <w:rsid w:val="00491194"/>
    <w:rsid w:val="004B4B71"/>
    <w:rsid w:val="004C6247"/>
    <w:rsid w:val="004D63A4"/>
    <w:rsid w:val="00547A14"/>
    <w:rsid w:val="00570AE4"/>
    <w:rsid w:val="00571661"/>
    <w:rsid w:val="00584E0A"/>
    <w:rsid w:val="00590741"/>
    <w:rsid w:val="005C2770"/>
    <w:rsid w:val="005E26DB"/>
    <w:rsid w:val="005F6DD2"/>
    <w:rsid w:val="00607D33"/>
    <w:rsid w:val="0062516F"/>
    <w:rsid w:val="006321C6"/>
    <w:rsid w:val="00636815"/>
    <w:rsid w:val="0063699B"/>
    <w:rsid w:val="00641660"/>
    <w:rsid w:val="00642833"/>
    <w:rsid w:val="006444B8"/>
    <w:rsid w:val="00665A86"/>
    <w:rsid w:val="006979AD"/>
    <w:rsid w:val="006A3F62"/>
    <w:rsid w:val="006B0A12"/>
    <w:rsid w:val="006B56FA"/>
    <w:rsid w:val="006E6C9B"/>
    <w:rsid w:val="007034E2"/>
    <w:rsid w:val="007059CC"/>
    <w:rsid w:val="007367D4"/>
    <w:rsid w:val="00746256"/>
    <w:rsid w:val="00762FC9"/>
    <w:rsid w:val="007760A9"/>
    <w:rsid w:val="00782407"/>
    <w:rsid w:val="00784DC1"/>
    <w:rsid w:val="00791C28"/>
    <w:rsid w:val="007B1B03"/>
    <w:rsid w:val="007C6E0F"/>
    <w:rsid w:val="007E06D4"/>
    <w:rsid w:val="008411A9"/>
    <w:rsid w:val="008F1814"/>
    <w:rsid w:val="008F2F0A"/>
    <w:rsid w:val="008F50FD"/>
    <w:rsid w:val="008F75B9"/>
    <w:rsid w:val="009061FD"/>
    <w:rsid w:val="00933507"/>
    <w:rsid w:val="00935FFC"/>
    <w:rsid w:val="00974270"/>
    <w:rsid w:val="00991B91"/>
    <w:rsid w:val="009E14CE"/>
    <w:rsid w:val="009E4663"/>
    <w:rsid w:val="009F5B9B"/>
    <w:rsid w:val="00A26EF1"/>
    <w:rsid w:val="00A4087F"/>
    <w:rsid w:val="00A67646"/>
    <w:rsid w:val="00A77E9A"/>
    <w:rsid w:val="00A8014F"/>
    <w:rsid w:val="00A97601"/>
    <w:rsid w:val="00AC0D70"/>
    <w:rsid w:val="00AD3889"/>
    <w:rsid w:val="00AE79E8"/>
    <w:rsid w:val="00AF64F0"/>
    <w:rsid w:val="00B01DA3"/>
    <w:rsid w:val="00B469DD"/>
    <w:rsid w:val="00B64A80"/>
    <w:rsid w:val="00B711BD"/>
    <w:rsid w:val="00B82A61"/>
    <w:rsid w:val="00B840A7"/>
    <w:rsid w:val="00B97CE7"/>
    <w:rsid w:val="00BB503A"/>
    <w:rsid w:val="00BE5671"/>
    <w:rsid w:val="00BF795E"/>
    <w:rsid w:val="00C1322D"/>
    <w:rsid w:val="00C165F4"/>
    <w:rsid w:val="00C50EF9"/>
    <w:rsid w:val="00C54581"/>
    <w:rsid w:val="00C60D48"/>
    <w:rsid w:val="00C67AD5"/>
    <w:rsid w:val="00C96557"/>
    <w:rsid w:val="00CA2BE0"/>
    <w:rsid w:val="00CA49C7"/>
    <w:rsid w:val="00CA796C"/>
    <w:rsid w:val="00CB476A"/>
    <w:rsid w:val="00CC661C"/>
    <w:rsid w:val="00CD09A3"/>
    <w:rsid w:val="00CD463E"/>
    <w:rsid w:val="00CF0FBF"/>
    <w:rsid w:val="00CF4C8B"/>
    <w:rsid w:val="00D032F1"/>
    <w:rsid w:val="00D11C78"/>
    <w:rsid w:val="00D26B08"/>
    <w:rsid w:val="00D26EA9"/>
    <w:rsid w:val="00D30DCD"/>
    <w:rsid w:val="00D41EDF"/>
    <w:rsid w:val="00D42368"/>
    <w:rsid w:val="00D72C85"/>
    <w:rsid w:val="00D916EC"/>
    <w:rsid w:val="00DC1984"/>
    <w:rsid w:val="00DD780A"/>
    <w:rsid w:val="00DF0CDF"/>
    <w:rsid w:val="00DF1E5E"/>
    <w:rsid w:val="00E13D38"/>
    <w:rsid w:val="00E3532A"/>
    <w:rsid w:val="00E6041B"/>
    <w:rsid w:val="00E6387D"/>
    <w:rsid w:val="00E678F0"/>
    <w:rsid w:val="00E74FD7"/>
    <w:rsid w:val="00E754A4"/>
    <w:rsid w:val="00E75B70"/>
    <w:rsid w:val="00EC0D06"/>
    <w:rsid w:val="00EE278A"/>
    <w:rsid w:val="00EE41BB"/>
    <w:rsid w:val="00F06CCB"/>
    <w:rsid w:val="00F14159"/>
    <w:rsid w:val="00F66ADF"/>
    <w:rsid w:val="00F700B3"/>
    <w:rsid w:val="00F719A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4FD7"/>
    <w:rPr>
      <w:color w:val="808080"/>
    </w:rPr>
  </w:style>
  <w:style w:type="paragraph" w:customStyle="1" w:styleId="3D74E0BF36534CB8825C66667E2AFBE7">
    <w:name w:val="3D74E0BF36534CB8825C66667E2AFBE7"/>
    <w:rsid w:val="00933507"/>
    <w:pPr>
      <w:spacing w:after="200" w:line="276" w:lineRule="auto"/>
    </w:pPr>
    <w:rPr>
      <w:rFonts w:eastAsiaTheme="minorHAnsi"/>
    </w:rPr>
  </w:style>
  <w:style w:type="paragraph" w:customStyle="1" w:styleId="564E4C649AB54CD1B3EB133AC02D08DF1">
    <w:name w:val="564E4C649AB54CD1B3EB133AC02D08DF1"/>
    <w:rsid w:val="00933507"/>
    <w:pPr>
      <w:spacing w:after="200" w:line="276" w:lineRule="auto"/>
    </w:pPr>
    <w:rPr>
      <w:rFonts w:eastAsiaTheme="minorHAnsi"/>
    </w:rPr>
  </w:style>
  <w:style w:type="paragraph" w:customStyle="1" w:styleId="A62F789E056645C5A9DAE80D9EFDC49E">
    <w:name w:val="A62F789E056645C5A9DAE80D9EFDC49E"/>
    <w:rsid w:val="00933507"/>
    <w:pPr>
      <w:spacing w:after="200" w:line="276" w:lineRule="auto"/>
    </w:pPr>
    <w:rPr>
      <w:rFonts w:eastAsiaTheme="minorHAnsi"/>
    </w:rPr>
  </w:style>
  <w:style w:type="paragraph" w:customStyle="1" w:styleId="CC8F027E64594BB49B3F5A4E94D025D71">
    <w:name w:val="CC8F027E64594BB49B3F5A4E94D025D71"/>
    <w:rsid w:val="00933507"/>
    <w:pPr>
      <w:spacing w:after="200" w:line="276" w:lineRule="auto"/>
    </w:pPr>
    <w:rPr>
      <w:rFonts w:eastAsiaTheme="minorHAnsi"/>
    </w:rPr>
  </w:style>
  <w:style w:type="paragraph" w:customStyle="1" w:styleId="48F144B37E0341DDB7BD7767E3CEC0281">
    <w:name w:val="48F144B37E0341DDB7BD7767E3CEC0281"/>
    <w:rsid w:val="00933507"/>
    <w:pPr>
      <w:spacing w:after="200" w:line="276" w:lineRule="auto"/>
    </w:pPr>
    <w:rPr>
      <w:rFonts w:eastAsiaTheme="minorHAnsi"/>
    </w:rPr>
  </w:style>
  <w:style w:type="paragraph" w:customStyle="1" w:styleId="CCB3164BE56F4B8D97A26895EFE69D6F1">
    <w:name w:val="CCB3164BE56F4B8D97A26895EFE69D6F1"/>
    <w:rsid w:val="00933507"/>
    <w:pPr>
      <w:spacing w:after="200" w:line="276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A73E45F009DF438B06818911550207" ma:contentTypeVersion="16" ma:contentTypeDescription="Create a new document." ma:contentTypeScope="" ma:versionID="fbf68a7d611df1f4ff000cdd29bd78fd">
  <xsd:schema xmlns:xsd="http://www.w3.org/2001/XMLSchema" xmlns:xs="http://www.w3.org/2001/XMLSchema" xmlns:p="http://schemas.microsoft.com/office/2006/metadata/properties" xmlns:ns2="b9d33f9f-bda1-4ffa-b14f-5fffa78b3f3d" xmlns:ns3="a8344f10-eb9d-497a-9abf-9ab5ec431dcc" targetNamespace="http://schemas.microsoft.com/office/2006/metadata/properties" ma:root="true" ma:fieldsID="58c97be333db0b09d9c379cd1a35fe71" ns2:_="" ns3:_="">
    <xsd:import namespace="b9d33f9f-bda1-4ffa-b14f-5fffa78b3f3d"/>
    <xsd:import namespace="a8344f10-eb9d-497a-9abf-9ab5ec431d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33f9f-bda1-4ffa-b14f-5fffa78b3f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c73404c-21bf-4c61-9cc0-b139490ad1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4f10-eb9d-497a-9abf-9ab5ec431dc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3586ee6-cf31-41a5-a6a8-6a628376cc10}" ma:internalName="TaxCatchAll" ma:showField="CatchAllData" ma:web="a8344f10-eb9d-497a-9abf-9ab5ec431d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344f10-eb9d-497a-9abf-9ab5ec431dcc" xsi:nil="true"/>
    <lcf76f155ced4ddcb4097134ff3c332f xmlns="b9d33f9f-bda1-4ffa-b14f-5fffa78b3f3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F4E6E-BE91-4EA5-B179-F770A55DFB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7ECA08-FF75-41E4-B632-F1E9847DF6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33f9f-bda1-4ffa-b14f-5fffa78b3f3d"/>
    <ds:schemaRef ds:uri="a8344f10-eb9d-497a-9abf-9ab5ec431d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7C9244-AE42-4AD0-AA5E-44500BBDAACF}">
  <ds:schemaRefs>
    <ds:schemaRef ds:uri="http://schemas.microsoft.com/office/2006/metadata/properties"/>
    <ds:schemaRef ds:uri="http://schemas.microsoft.com/office/infopath/2007/PartnerControls"/>
    <ds:schemaRef ds:uri="a8344f10-eb9d-497a-9abf-9ab5ec431dcc"/>
    <ds:schemaRef ds:uri="b9d33f9f-bda1-4ffa-b14f-5fffa78b3f3d"/>
  </ds:schemaRefs>
</ds:datastoreItem>
</file>

<file path=customXml/itemProps4.xml><?xml version="1.0" encoding="utf-8"?>
<ds:datastoreItem xmlns:ds="http://schemas.openxmlformats.org/officeDocument/2006/customXml" ds:itemID="{D26BAFBA-0090-4322-AD68-39594E5310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Kelley, Adam S</lastModifiedBy>
  <revision>282</revision>
  <dcterms:created xsi:type="dcterms:W3CDTF">2025-12-27T10:42:00.0000000Z</dcterms:created>
  <dcterms:modified xsi:type="dcterms:W3CDTF">2026-01-15T22:07:51.2641373Z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0x01010057A73E45F009DF438B06818911550207</vt:lpwstr>
  </property>
</Properties>
</file>